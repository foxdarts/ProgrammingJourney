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DBC118" w14:textId="77777777" w:rsidR="00C83C71" w:rsidRPr="00A30A3D" w:rsidRDefault="00C83C71" w:rsidP="00642C34">
      <w:pPr>
        <w:ind w:firstLine="0"/>
      </w:pPr>
    </w:p>
    <w:p w14:paraId="7EDBC119" w14:textId="77777777" w:rsidR="00C202B0" w:rsidRPr="00A30A3D" w:rsidRDefault="00C202B0" w:rsidP="00642C34">
      <w:pPr>
        <w:ind w:firstLine="0"/>
      </w:pPr>
    </w:p>
    <w:p w14:paraId="7EDBC11A" w14:textId="77777777" w:rsidR="00C202B0" w:rsidRPr="00A30A3D" w:rsidRDefault="00C202B0" w:rsidP="00642C34">
      <w:pPr>
        <w:ind w:firstLine="0"/>
      </w:pPr>
    </w:p>
    <w:p w14:paraId="7EDBC11B" w14:textId="77777777" w:rsidR="00B36814" w:rsidRPr="00A30A3D" w:rsidRDefault="00B36814" w:rsidP="00642C34">
      <w:pPr>
        <w:ind w:firstLine="0"/>
      </w:pPr>
    </w:p>
    <w:p w14:paraId="7C34FB72" w14:textId="7DAC7907" w:rsidR="0071051B" w:rsidRPr="00A30A3D" w:rsidRDefault="00A62ACF" w:rsidP="00642C34">
      <w:pPr>
        <w:ind w:firstLine="0"/>
        <w:jc w:val="center"/>
      </w:pPr>
      <w:r w:rsidRPr="00A30A3D">
        <w:t>Fundamentals of Software Design</w:t>
      </w:r>
      <w:r w:rsidR="0071051B" w:rsidRPr="00A30A3D">
        <w:t xml:space="preserve"> Unit </w:t>
      </w:r>
      <w:r w:rsidR="00AF1C0B" w:rsidRPr="00A30A3D">
        <w:t>3</w:t>
      </w:r>
    </w:p>
    <w:p w14:paraId="57C095EA" w14:textId="75208902" w:rsidR="004E4CA8" w:rsidRPr="00A30A3D" w:rsidRDefault="004E4CA8" w:rsidP="00642C34">
      <w:pPr>
        <w:ind w:firstLine="0"/>
        <w:jc w:val="center"/>
      </w:pPr>
      <w:r w:rsidRPr="00A30A3D">
        <w:t>David Finger</w:t>
      </w:r>
    </w:p>
    <w:p w14:paraId="7EDBC11E" w14:textId="14E607A9" w:rsidR="00C202B0" w:rsidRPr="00A30A3D" w:rsidRDefault="00FF545D" w:rsidP="00642C34">
      <w:pPr>
        <w:ind w:firstLine="0"/>
        <w:jc w:val="center"/>
      </w:pPr>
      <w:r w:rsidRPr="00A30A3D">
        <w:t>Colorado Technical University</w:t>
      </w:r>
    </w:p>
    <w:p w14:paraId="7EDBC11F" w14:textId="77777777" w:rsidR="00C202B0" w:rsidRPr="00A30A3D" w:rsidRDefault="00C202B0" w:rsidP="00642C34">
      <w:pPr>
        <w:ind w:firstLine="0"/>
      </w:pPr>
    </w:p>
    <w:p w14:paraId="7EDBC120" w14:textId="7F1A970F" w:rsidR="003C3424" w:rsidRPr="00A30A3D" w:rsidRDefault="003C3424">
      <w:pPr>
        <w:spacing w:after="200" w:line="276" w:lineRule="auto"/>
        <w:ind w:firstLine="0"/>
      </w:pPr>
      <w:r w:rsidRPr="00A30A3D">
        <w:br w:type="page"/>
      </w:r>
    </w:p>
    <w:p w14:paraId="7EDBC12B" w14:textId="71E3EE6F" w:rsidR="00C202B0" w:rsidRPr="00A30A3D" w:rsidRDefault="00FF545D" w:rsidP="00131A39">
      <w:pPr>
        <w:pageBreakBefore/>
        <w:ind w:firstLine="0"/>
        <w:jc w:val="center"/>
      </w:pPr>
      <w:r w:rsidRPr="00A30A3D">
        <w:lastRenderedPageBreak/>
        <w:t>Abstract</w:t>
      </w:r>
    </w:p>
    <w:p w14:paraId="49AC55D2" w14:textId="1795A270" w:rsidR="006D2836" w:rsidRPr="00A30A3D" w:rsidRDefault="00AF1C0B" w:rsidP="0047162C">
      <w:pPr>
        <w:ind w:firstLine="0"/>
      </w:pPr>
      <w:r w:rsidRPr="00A30A3D">
        <w:t xml:space="preserve">Identify design principles, architectural styles, </w:t>
      </w:r>
      <w:r w:rsidR="005C1875" w:rsidRPr="00A30A3D">
        <w:t>key use cases from a website for reverse engineering.  Show a UM</w:t>
      </w:r>
      <w:r w:rsidR="00E277DD" w:rsidRPr="00A30A3D">
        <w:t>L</w:t>
      </w:r>
      <w:r w:rsidR="005C1875" w:rsidRPr="00A30A3D">
        <w:t xml:space="preserve"> diagram for the packages within the architectural style</w:t>
      </w:r>
      <w:r w:rsidR="00E277DD" w:rsidRPr="00A30A3D">
        <w:t>.</w:t>
      </w:r>
    </w:p>
    <w:p w14:paraId="0F9D65AD" w14:textId="24525B84" w:rsidR="006D2836" w:rsidRPr="00A30A3D" w:rsidRDefault="006D2836" w:rsidP="0047162C">
      <w:pPr>
        <w:ind w:firstLine="0"/>
      </w:pPr>
    </w:p>
    <w:p w14:paraId="068D9D3D" w14:textId="01D5EF2D" w:rsidR="006D2836" w:rsidRPr="00A30A3D" w:rsidRDefault="006D2836" w:rsidP="0047162C">
      <w:pPr>
        <w:ind w:firstLine="0"/>
      </w:pPr>
    </w:p>
    <w:p w14:paraId="074545CD" w14:textId="079382A6" w:rsidR="006D2836" w:rsidRPr="00A30A3D" w:rsidRDefault="006D2836" w:rsidP="0047162C">
      <w:pPr>
        <w:ind w:firstLine="0"/>
      </w:pPr>
    </w:p>
    <w:p w14:paraId="4107D51D" w14:textId="64879AAB" w:rsidR="006D2836" w:rsidRPr="00A30A3D" w:rsidRDefault="006D2836" w:rsidP="0047162C">
      <w:pPr>
        <w:ind w:firstLine="0"/>
      </w:pPr>
    </w:p>
    <w:p w14:paraId="414582F7" w14:textId="22BE0657" w:rsidR="006D2836" w:rsidRPr="00A30A3D" w:rsidRDefault="006D2836" w:rsidP="0047162C">
      <w:pPr>
        <w:ind w:firstLine="0"/>
      </w:pPr>
    </w:p>
    <w:p w14:paraId="6F05EB74" w14:textId="5126B5A7" w:rsidR="006D2836" w:rsidRPr="00A30A3D" w:rsidRDefault="006D2836" w:rsidP="0047162C">
      <w:pPr>
        <w:ind w:firstLine="0"/>
      </w:pPr>
    </w:p>
    <w:p w14:paraId="5513B2E4" w14:textId="6FC2ABE4" w:rsidR="006D2836" w:rsidRPr="00A30A3D" w:rsidRDefault="006D2836" w:rsidP="0047162C">
      <w:pPr>
        <w:ind w:firstLine="0"/>
      </w:pPr>
    </w:p>
    <w:p w14:paraId="1A494C95" w14:textId="090BA242" w:rsidR="006D2836" w:rsidRPr="00A30A3D" w:rsidRDefault="006D2836" w:rsidP="0047162C">
      <w:pPr>
        <w:ind w:firstLine="0"/>
      </w:pPr>
    </w:p>
    <w:p w14:paraId="1E5C8550" w14:textId="5E72FE8A" w:rsidR="006D2836" w:rsidRPr="00A30A3D" w:rsidRDefault="006D2836" w:rsidP="0047162C">
      <w:pPr>
        <w:ind w:firstLine="0"/>
      </w:pPr>
    </w:p>
    <w:p w14:paraId="7C9BE1F9" w14:textId="0339189A" w:rsidR="006D2836" w:rsidRPr="00A30A3D" w:rsidRDefault="006D2836" w:rsidP="0047162C">
      <w:pPr>
        <w:ind w:firstLine="0"/>
      </w:pPr>
    </w:p>
    <w:p w14:paraId="40718B43" w14:textId="5EF84F79" w:rsidR="006D2836" w:rsidRPr="00A30A3D" w:rsidRDefault="006D2836" w:rsidP="0047162C">
      <w:pPr>
        <w:ind w:firstLine="0"/>
      </w:pPr>
    </w:p>
    <w:p w14:paraId="770DC665" w14:textId="6681110B" w:rsidR="006D2836" w:rsidRPr="00A30A3D" w:rsidRDefault="006D2836" w:rsidP="0047162C">
      <w:pPr>
        <w:ind w:firstLine="0"/>
      </w:pPr>
    </w:p>
    <w:p w14:paraId="0077B2AF" w14:textId="0B0E9555" w:rsidR="006D2836" w:rsidRPr="00A30A3D" w:rsidRDefault="006D2836" w:rsidP="0047162C">
      <w:pPr>
        <w:ind w:firstLine="0"/>
      </w:pPr>
    </w:p>
    <w:p w14:paraId="4983825F" w14:textId="552D4719" w:rsidR="006D2836" w:rsidRPr="00A30A3D" w:rsidRDefault="006D2836" w:rsidP="0047162C">
      <w:pPr>
        <w:ind w:firstLine="0"/>
      </w:pPr>
    </w:p>
    <w:p w14:paraId="450D5E4D" w14:textId="2CE7901B" w:rsidR="006D2836" w:rsidRPr="00A30A3D" w:rsidRDefault="006D2836" w:rsidP="0047162C">
      <w:pPr>
        <w:ind w:firstLine="0"/>
      </w:pPr>
    </w:p>
    <w:p w14:paraId="4A90375F" w14:textId="19A91001" w:rsidR="006D2836" w:rsidRPr="00A30A3D" w:rsidRDefault="006D2836" w:rsidP="0047162C">
      <w:pPr>
        <w:ind w:firstLine="0"/>
      </w:pPr>
    </w:p>
    <w:p w14:paraId="05D7BDB3" w14:textId="6B90D2F5" w:rsidR="006D2836" w:rsidRPr="00A30A3D" w:rsidRDefault="00C646BC" w:rsidP="0047162C">
      <w:pPr>
        <w:ind w:firstLine="0"/>
      </w:pPr>
      <w:r w:rsidRPr="00A30A3D">
        <w:tab/>
      </w:r>
    </w:p>
    <w:p w14:paraId="69334EC3" w14:textId="371304EC" w:rsidR="006D2836" w:rsidRPr="00A30A3D" w:rsidRDefault="00B267AB" w:rsidP="00FD5592">
      <w:pPr>
        <w:ind w:firstLine="0"/>
      </w:pPr>
      <w:r w:rsidRPr="00A30A3D">
        <w:tab/>
      </w:r>
    </w:p>
    <w:p w14:paraId="44794B18" w14:textId="018A1034" w:rsidR="00230DB4" w:rsidRPr="00A30A3D" w:rsidRDefault="00DA3341" w:rsidP="00E85869">
      <w:pPr>
        <w:ind w:firstLine="0"/>
      </w:pPr>
      <w:r w:rsidRPr="00A30A3D">
        <w:tab/>
      </w:r>
    </w:p>
    <w:p w14:paraId="517502E0" w14:textId="10FC3B05" w:rsidR="009250EE" w:rsidRPr="00A30A3D" w:rsidRDefault="009250EE" w:rsidP="00FD5592">
      <w:pPr>
        <w:ind w:firstLine="0"/>
        <w:rPr>
          <w:rFonts w:ascii="Arial" w:hAnsi="Arial" w:cs="Arial"/>
          <w:color w:val="393D46"/>
          <w:sz w:val="22"/>
          <w:szCs w:val="22"/>
          <w:shd w:val="clear" w:color="auto" w:fill="FFFFFF"/>
        </w:rPr>
      </w:pPr>
    </w:p>
    <w:p w14:paraId="3770FB05" w14:textId="77777777" w:rsidR="009250EE" w:rsidRPr="00A30A3D" w:rsidRDefault="009250EE" w:rsidP="00FD5592">
      <w:pPr>
        <w:ind w:firstLine="0"/>
      </w:pPr>
    </w:p>
    <w:p w14:paraId="786B8211" w14:textId="5D605F41" w:rsidR="00A7137D" w:rsidRPr="00A30A3D" w:rsidRDefault="00E277DD" w:rsidP="00FD5592">
      <w:pPr>
        <w:ind w:firstLine="0"/>
      </w:pPr>
      <w:r w:rsidRPr="00A30A3D">
        <w:lastRenderedPageBreak/>
        <w:t xml:space="preserve">Design </w:t>
      </w:r>
      <w:r w:rsidR="00AE7815" w:rsidRPr="00A30A3D">
        <w:t>Principles</w:t>
      </w:r>
      <w:r w:rsidR="00AE7815">
        <w:t>:</w:t>
      </w:r>
      <w:r w:rsidRPr="00A30A3D">
        <w:t xml:space="preserve"> </w:t>
      </w:r>
    </w:p>
    <w:p w14:paraId="273FD0BF" w14:textId="023C1F8A" w:rsidR="00A7137D" w:rsidRPr="00A30A3D" w:rsidRDefault="00100504" w:rsidP="00753232">
      <w:pPr>
        <w:pStyle w:val="ListParagraph"/>
        <w:numPr>
          <w:ilvl w:val="0"/>
          <w:numId w:val="3"/>
        </w:numPr>
      </w:pPr>
      <w:r w:rsidRPr="00A30A3D">
        <w:t>Single</w:t>
      </w:r>
      <w:r w:rsidR="00753232" w:rsidRPr="00A30A3D">
        <w:t xml:space="preserve"> Responsibility Principle</w:t>
      </w:r>
    </w:p>
    <w:p w14:paraId="645B7BF1" w14:textId="2CEEA09F" w:rsidR="00FB5686" w:rsidRPr="00A30A3D" w:rsidRDefault="00636E51" w:rsidP="00FB5686">
      <w:pPr>
        <w:pStyle w:val="ListParagraph"/>
        <w:numPr>
          <w:ilvl w:val="1"/>
          <w:numId w:val="3"/>
        </w:numPr>
      </w:pPr>
      <w:r w:rsidRPr="00A30A3D">
        <w:t>Amazon.com uses Single Responsibility Principle</w:t>
      </w:r>
      <w:r w:rsidR="00291798" w:rsidRPr="00A30A3D">
        <w:t xml:space="preserve"> multiple times in its overall construction.  Each portion of the website is sectioned out to display</w:t>
      </w:r>
      <w:r w:rsidR="00937D5E" w:rsidRPr="00A30A3D">
        <w:t xml:space="preserve"> single</w:t>
      </w:r>
      <w:r w:rsidR="00D631C7" w:rsidRPr="00A30A3D">
        <w:t xml:space="preserve"> modules</w:t>
      </w:r>
      <w:r w:rsidR="006B7D05" w:rsidRPr="00A30A3D">
        <w:t xml:space="preserve"> that are</w:t>
      </w:r>
      <w:r w:rsidR="001D1C1A" w:rsidRPr="00A30A3D">
        <w:t xml:space="preserve"> groups of</w:t>
      </w:r>
      <w:r w:rsidR="00AC57DD" w:rsidRPr="00A30A3D">
        <w:t xml:space="preserve"> things</w:t>
      </w:r>
      <w:r w:rsidR="001D1C1A" w:rsidRPr="00A30A3D">
        <w:t xml:space="preserve"> that all share a common link.</w:t>
      </w:r>
      <w:r w:rsidR="00F80105" w:rsidRPr="00A30A3D">
        <w:t xml:space="preserve">  These links can be</w:t>
      </w:r>
      <w:r w:rsidR="00AC57DD" w:rsidRPr="00A30A3D">
        <w:t xml:space="preserve"> things that can be delivered today, things that you might like based on your shopping in the past, and things that you have recently viewed</w:t>
      </w:r>
      <w:r w:rsidR="00422C20">
        <w:t xml:space="preserve"> (</w:t>
      </w:r>
      <w:r w:rsidR="00422C20">
        <w:t>Archiveddocs</w:t>
      </w:r>
      <w:r w:rsidR="00422C20">
        <w:t>, chapter 2)</w:t>
      </w:r>
      <w:r w:rsidR="001D1C1A" w:rsidRPr="00A30A3D">
        <w:t>.</w:t>
      </w:r>
    </w:p>
    <w:p w14:paraId="64D3FBBD" w14:textId="39CA5E70" w:rsidR="00E072C3" w:rsidRPr="00A30A3D" w:rsidRDefault="00FB5686" w:rsidP="000340BA">
      <w:pPr>
        <w:ind w:left="1080" w:firstLine="360"/>
      </w:pPr>
      <w:r w:rsidRPr="00A30A3D">
        <w:drawing>
          <wp:inline distT="0" distB="0" distL="0" distR="0" wp14:anchorId="2DCBFA81" wp14:editId="0555EC53">
            <wp:extent cx="4544568" cy="2706624"/>
            <wp:effectExtent l="0" t="0" r="8890" b="0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568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6757" w:rsidRPr="00A30A3D">
        <w:tab/>
      </w:r>
    </w:p>
    <w:p w14:paraId="27DED7B3" w14:textId="473FBDBA" w:rsidR="00A7137D" w:rsidRPr="00A30A3D" w:rsidRDefault="00095740" w:rsidP="00095740">
      <w:pPr>
        <w:pStyle w:val="ListParagraph"/>
        <w:numPr>
          <w:ilvl w:val="0"/>
          <w:numId w:val="3"/>
        </w:numPr>
      </w:pPr>
      <w:r w:rsidRPr="00A30A3D">
        <w:t>Principle of Least Knowledge</w:t>
      </w:r>
      <w:r w:rsidR="002A439E" w:rsidRPr="00A30A3D">
        <w:t xml:space="preserve"> </w:t>
      </w:r>
      <w:r w:rsidRPr="00A30A3D">
        <w:t>(also known as the</w:t>
      </w:r>
      <w:r w:rsidR="002A439E" w:rsidRPr="00A30A3D">
        <w:t xml:space="preserve"> Law of Demeter)</w:t>
      </w:r>
    </w:p>
    <w:p w14:paraId="735E566B" w14:textId="0C0FCED9" w:rsidR="002A439E" w:rsidRPr="00A30A3D" w:rsidRDefault="002A439E" w:rsidP="002A439E">
      <w:pPr>
        <w:pStyle w:val="ListParagraph"/>
        <w:numPr>
          <w:ilvl w:val="1"/>
          <w:numId w:val="3"/>
        </w:numPr>
      </w:pPr>
      <w:r w:rsidRPr="00A30A3D">
        <w:t>Amazon.com uses the Principle of Least Knowledge</w:t>
      </w:r>
      <w:r w:rsidR="009D3F34" w:rsidRPr="00A30A3D">
        <w:t xml:space="preserve"> when viewing individual items</w:t>
      </w:r>
      <w:r w:rsidR="00AE54F3" w:rsidRPr="00A30A3D">
        <w:t xml:space="preserve"> on its website.  Each item </w:t>
      </w:r>
      <w:r w:rsidR="0085200A" w:rsidRPr="00A30A3D">
        <w:t xml:space="preserve">listed </w:t>
      </w:r>
      <w:r w:rsidR="00AE54F3" w:rsidRPr="00A30A3D">
        <w:t>has its own information sheet with information that is specific to only that item</w:t>
      </w:r>
      <w:r w:rsidR="0085200A" w:rsidRPr="00A30A3D">
        <w:t xml:space="preserve">.  </w:t>
      </w:r>
      <w:r w:rsidR="00E95511" w:rsidRPr="00A30A3D">
        <w:t>These sheets cover everything from who produces the item</w:t>
      </w:r>
      <w:r w:rsidR="0097605C" w:rsidRPr="00A30A3D">
        <w:t xml:space="preserve">, the item model number, the </w:t>
      </w:r>
      <w:r w:rsidR="00A30A3D" w:rsidRPr="00A30A3D">
        <w:t>dimensions</w:t>
      </w:r>
      <w:r w:rsidR="0097605C" w:rsidRPr="00A30A3D">
        <w:t xml:space="preserve"> of the item, as well as warr</w:t>
      </w:r>
      <w:r w:rsidR="00220C0F" w:rsidRPr="00A30A3D">
        <w:t>a</w:t>
      </w:r>
      <w:r w:rsidR="0097605C" w:rsidRPr="00A30A3D">
        <w:t>nty information</w:t>
      </w:r>
      <w:r w:rsidR="00F50C81">
        <w:t xml:space="preserve"> (</w:t>
      </w:r>
      <w:r w:rsidR="00F50C81">
        <w:t>Archiveddocs</w:t>
      </w:r>
      <w:r w:rsidR="00F50C81">
        <w:t>, Chapter 2)</w:t>
      </w:r>
      <w:r w:rsidR="0097605C" w:rsidRPr="00A30A3D">
        <w:t>.</w:t>
      </w:r>
    </w:p>
    <w:p w14:paraId="6D0ABF7A" w14:textId="62F75721" w:rsidR="00376583" w:rsidRPr="00A30A3D" w:rsidRDefault="00376583" w:rsidP="000340BA">
      <w:pPr>
        <w:ind w:left="720"/>
      </w:pPr>
      <w:r w:rsidRPr="00A30A3D">
        <w:lastRenderedPageBreak/>
        <w:drawing>
          <wp:inline distT="0" distB="0" distL="0" distR="0" wp14:anchorId="34F048C4" wp14:editId="2481D0EF">
            <wp:extent cx="5163511" cy="2505075"/>
            <wp:effectExtent l="0" t="0" r="0" b="0"/>
            <wp:docPr id="2" name="Picture 2" descr="A picture containing text, monitor, screenshot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monitor, screenshot, scree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9549" cy="250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9407F" w14:textId="282B1C0B" w:rsidR="006F6311" w:rsidRPr="00A30A3D" w:rsidRDefault="00A7137D" w:rsidP="00FD5592">
      <w:pPr>
        <w:ind w:firstLine="0"/>
      </w:pPr>
      <w:r w:rsidRPr="00A30A3D">
        <w:t>Architectural styles</w:t>
      </w:r>
      <w:r w:rsidR="00AE7815">
        <w:t>:</w:t>
      </w:r>
    </w:p>
    <w:p w14:paraId="674E6049" w14:textId="6B93D2E3" w:rsidR="00A7137D" w:rsidRPr="00A30A3D" w:rsidRDefault="00A25C3E" w:rsidP="004A1304">
      <w:pPr>
        <w:pStyle w:val="ListParagraph"/>
        <w:numPr>
          <w:ilvl w:val="0"/>
          <w:numId w:val="4"/>
        </w:numPr>
      </w:pPr>
      <w:r w:rsidRPr="00A30A3D">
        <w:t>Object</w:t>
      </w:r>
      <w:r w:rsidR="00335851" w:rsidRPr="00A30A3D">
        <w:t xml:space="preserve">-Oriented </w:t>
      </w:r>
      <w:r w:rsidR="004A1304" w:rsidRPr="00A30A3D">
        <w:t>Architecture</w:t>
      </w:r>
    </w:p>
    <w:p w14:paraId="12C6B17D" w14:textId="44696209" w:rsidR="004A1304" w:rsidRDefault="000340BA" w:rsidP="00F50C81">
      <w:pPr>
        <w:pStyle w:val="ListParagraph"/>
        <w:numPr>
          <w:ilvl w:val="1"/>
          <w:numId w:val="4"/>
        </w:numPr>
        <w:spacing w:before="240"/>
      </w:pPr>
      <w:r>
        <w:t>Amazon.com</w:t>
      </w:r>
      <w:r w:rsidR="00C10F17">
        <w:t xml:space="preserve"> utilizes Object-Oriented Architecture</w:t>
      </w:r>
      <w:r w:rsidR="00D20EA4">
        <w:t xml:space="preserve"> in the way that it handles transactions</w:t>
      </w:r>
      <w:r w:rsidR="004B0C4B">
        <w:t xml:space="preserve"> and inventory on its website.  Each Item that is added to the website</w:t>
      </w:r>
      <w:r w:rsidR="00854957">
        <w:t xml:space="preserve"> creates a new Object that can be added to and manipulated by either the users, when placing orders, or the employee teams, when adding</w:t>
      </w:r>
      <w:r w:rsidR="004207CA">
        <w:t xml:space="preserve"> stock or removing old objects.</w:t>
      </w:r>
      <w:r w:rsidR="00EF1858">
        <w:t xml:space="preserve">  These Objects can also be linked together to form</w:t>
      </w:r>
      <w:r w:rsidR="0094124F">
        <w:t xml:space="preserve"> packages of similar objects that allows for easier searching and identification</w:t>
      </w:r>
      <w:r w:rsidR="00383250">
        <w:t xml:space="preserve"> of Object </w:t>
      </w:r>
      <w:r w:rsidR="00E2258D">
        <w:t>sets</w:t>
      </w:r>
      <w:r w:rsidR="00F50C81">
        <w:t xml:space="preserve"> (</w:t>
      </w:r>
      <w:r w:rsidR="00F50C81">
        <w:t>Archiveddocs</w:t>
      </w:r>
      <w:r w:rsidR="00F50C81">
        <w:t>, chapter 3</w:t>
      </w:r>
      <w:r w:rsidR="00A025DD">
        <w:t>)</w:t>
      </w:r>
      <w:r w:rsidR="00383250">
        <w:t>.</w:t>
      </w:r>
    </w:p>
    <w:p w14:paraId="6E572ACD" w14:textId="36C4979D" w:rsidR="00E2258D" w:rsidRPr="00A30A3D" w:rsidRDefault="00E2258D" w:rsidP="00E2258D">
      <w:pPr>
        <w:ind w:left="1440" w:firstLine="0"/>
      </w:pPr>
      <w:r>
        <w:rPr>
          <w:noProof/>
        </w:rPr>
        <w:drawing>
          <wp:inline distT="0" distB="0" distL="0" distR="0" wp14:anchorId="2EF93821" wp14:editId="3CEFE0F4">
            <wp:extent cx="5048250" cy="1075989"/>
            <wp:effectExtent l="0" t="0" r="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721" cy="10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588CE" w14:textId="77777777" w:rsidR="004A1304" w:rsidRPr="00A30A3D" w:rsidRDefault="00335851" w:rsidP="004A1304">
      <w:pPr>
        <w:pStyle w:val="ListParagraph"/>
        <w:numPr>
          <w:ilvl w:val="0"/>
          <w:numId w:val="4"/>
        </w:numPr>
      </w:pPr>
      <w:r w:rsidRPr="00A30A3D">
        <w:t>Component-Based Architecture</w:t>
      </w:r>
    </w:p>
    <w:p w14:paraId="0FEDC74F" w14:textId="532C5545" w:rsidR="004A1304" w:rsidRDefault="00335851" w:rsidP="004A1304">
      <w:pPr>
        <w:pStyle w:val="ListParagraph"/>
        <w:numPr>
          <w:ilvl w:val="1"/>
          <w:numId w:val="4"/>
        </w:numPr>
      </w:pPr>
      <w:r w:rsidRPr="00A30A3D">
        <w:t xml:space="preserve"> </w:t>
      </w:r>
      <w:r w:rsidR="003C12C3" w:rsidRPr="00A30A3D">
        <w:t>Amazon.com utili</w:t>
      </w:r>
      <w:r w:rsidR="00C27C0F" w:rsidRPr="00A30A3D">
        <w:t xml:space="preserve">zes Component-Based </w:t>
      </w:r>
      <w:r w:rsidR="00535AEE">
        <w:t>A</w:t>
      </w:r>
      <w:r w:rsidR="00C27C0F" w:rsidRPr="00A30A3D">
        <w:t>rchitecture</w:t>
      </w:r>
      <w:ins w:id="0" w:author="david finger" w:date="2021-04-19T07:39:00Z">
        <w:r w:rsidR="00CA432C" w:rsidRPr="00A30A3D">
          <w:t xml:space="preserve"> in a</w:t>
        </w:r>
        <w:r w:rsidR="00675E27" w:rsidRPr="00A30A3D">
          <w:t xml:space="preserve">lmost </w:t>
        </w:r>
      </w:ins>
      <w:r w:rsidR="00AE7815" w:rsidRPr="00A30A3D">
        <w:t>all</w:t>
      </w:r>
      <w:ins w:id="1" w:author="david finger" w:date="2021-04-19T07:39:00Z">
        <w:r w:rsidR="00675E27" w:rsidRPr="00A30A3D">
          <w:t xml:space="preserve"> the modules that it </w:t>
        </w:r>
      </w:ins>
      <w:r w:rsidR="006E394B" w:rsidRPr="00A30A3D">
        <w:t xml:space="preserve">has active on its website.  </w:t>
      </w:r>
      <w:r w:rsidR="00AA52F8" w:rsidRPr="00A30A3D">
        <w:t>These modules are easily reusable</w:t>
      </w:r>
      <w:r w:rsidR="00DB49D2" w:rsidRPr="00A30A3D">
        <w:t xml:space="preserve"> </w:t>
      </w:r>
      <w:r w:rsidR="00DB49D2" w:rsidRPr="00A30A3D">
        <w:lastRenderedPageBreak/>
        <w:t xml:space="preserve">and encapsulated to allow the </w:t>
      </w:r>
      <w:r w:rsidR="00A30A3D" w:rsidRPr="00A30A3D">
        <w:t>background</w:t>
      </w:r>
      <w:r w:rsidR="00DB49D2" w:rsidRPr="00A30A3D">
        <w:t xml:space="preserve"> </w:t>
      </w:r>
      <w:r w:rsidR="00624CFC" w:rsidRPr="00A30A3D">
        <w:t>algorithm</w:t>
      </w:r>
      <w:r w:rsidR="00E341FB" w:rsidRPr="00A30A3D">
        <w:t>s</w:t>
      </w:r>
      <w:r w:rsidR="00624CFC" w:rsidRPr="00A30A3D">
        <w:t xml:space="preserve"> used</w:t>
      </w:r>
      <w:r w:rsidR="0057282B" w:rsidRPr="00A30A3D">
        <w:t xml:space="preserve"> by the website</w:t>
      </w:r>
      <w:r w:rsidR="00A30A3D">
        <w:t xml:space="preserve"> to display information</w:t>
      </w:r>
      <w:r w:rsidR="00631228">
        <w:t xml:space="preserve"> based on the individual property assigned to that module. Examples include a </w:t>
      </w:r>
      <w:r w:rsidR="000D485F">
        <w:t>module that shows information based on user profile, or recently viewed items, or displaying the deal of the day from the website</w:t>
      </w:r>
      <w:r w:rsidR="00A025DD">
        <w:t xml:space="preserve"> (</w:t>
      </w:r>
      <w:r w:rsidR="00A025DD">
        <w:t>Archiveddocs</w:t>
      </w:r>
      <w:r w:rsidR="00A025DD">
        <w:t>, chapter 3)</w:t>
      </w:r>
      <w:r w:rsidR="000D485F">
        <w:t xml:space="preserve">. </w:t>
      </w:r>
    </w:p>
    <w:p w14:paraId="6853EF27" w14:textId="1908E68E" w:rsidR="00E0459E" w:rsidRDefault="006B1BBF" w:rsidP="0094007E">
      <w:pPr>
        <w:ind w:left="720"/>
      </w:pPr>
      <w:r>
        <w:rPr>
          <w:noProof/>
        </w:rPr>
        <w:drawing>
          <wp:inline distT="0" distB="0" distL="0" distR="0" wp14:anchorId="2D777D81" wp14:editId="71601216">
            <wp:extent cx="4910328" cy="2020824"/>
            <wp:effectExtent l="0" t="0" r="508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0328" cy="202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FC517" w14:textId="55D3C862" w:rsidR="00E0459E" w:rsidRPr="00A30A3D" w:rsidRDefault="00D20549" w:rsidP="00FD5592">
      <w:pPr>
        <w:ind w:firstLine="0"/>
      </w:pPr>
      <w:r w:rsidRPr="00A30A3D">
        <w:t>Key Scenarios</w:t>
      </w:r>
      <w:r w:rsidR="00812A3E">
        <w:t>, U</w:t>
      </w:r>
      <w:r w:rsidR="009D05D6">
        <w:t>se Case Diagrams</w:t>
      </w:r>
      <w:r w:rsidR="00AE7815">
        <w:t>:</w:t>
      </w:r>
    </w:p>
    <w:p w14:paraId="1DA7B313" w14:textId="171DB395" w:rsidR="00D20549" w:rsidRDefault="00145656" w:rsidP="002B6EE5">
      <w:pPr>
        <w:pStyle w:val="ListParagraph"/>
        <w:numPr>
          <w:ilvl w:val="0"/>
          <w:numId w:val="5"/>
        </w:numPr>
      </w:pPr>
      <w:r>
        <w:t>Searching of Products</w:t>
      </w:r>
      <w:r w:rsidR="002B6EE5">
        <w:t xml:space="preserve"> Use case</w:t>
      </w:r>
    </w:p>
    <w:p w14:paraId="4131307B" w14:textId="71F5A005" w:rsidR="002B6EE5" w:rsidRDefault="00007E69" w:rsidP="002B6EE5">
      <w:pPr>
        <w:pStyle w:val="ListParagraph"/>
        <w:numPr>
          <w:ilvl w:val="1"/>
          <w:numId w:val="5"/>
        </w:numPr>
      </w:pPr>
      <w:r>
        <w:t xml:space="preserve">A big portion of </w:t>
      </w:r>
      <w:r w:rsidR="005877EC">
        <w:t>the usage of Amazon.com is the ability to lookup products and see in stock availability.</w:t>
      </w:r>
      <w:r w:rsidR="00923CB2">
        <w:t xml:space="preserve"> Use case includes user and inventory systems</w:t>
      </w:r>
      <w:r w:rsidR="00991519">
        <w:t xml:space="preserve"> (UML)</w:t>
      </w:r>
      <w:r w:rsidR="00923CB2">
        <w:t>.</w:t>
      </w:r>
    </w:p>
    <w:p w14:paraId="19545B16" w14:textId="576A676A" w:rsidR="0027193D" w:rsidRPr="00A30A3D" w:rsidRDefault="001C3F7A" w:rsidP="003C52D8">
      <w:r w:rsidRPr="001C3F7A">
        <w:lastRenderedPageBreak/>
        <w:drawing>
          <wp:inline distT="0" distB="0" distL="0" distR="0" wp14:anchorId="280E301D" wp14:editId="7CD9AB87">
            <wp:extent cx="5943600" cy="39471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C2AFF" w14:textId="18DCACAB" w:rsidR="00D20549" w:rsidRDefault="001579BC" w:rsidP="001579BC">
      <w:pPr>
        <w:pStyle w:val="ListParagraph"/>
        <w:numPr>
          <w:ilvl w:val="0"/>
          <w:numId w:val="5"/>
        </w:numPr>
      </w:pPr>
      <w:r>
        <w:t>Tracking of purchased products</w:t>
      </w:r>
    </w:p>
    <w:p w14:paraId="145841B0" w14:textId="14751918" w:rsidR="001579BC" w:rsidRDefault="001579BC" w:rsidP="001579BC">
      <w:pPr>
        <w:pStyle w:val="ListParagraph"/>
        <w:numPr>
          <w:ilvl w:val="1"/>
          <w:numId w:val="5"/>
        </w:numPr>
      </w:pPr>
      <w:r>
        <w:t xml:space="preserve">The Tracking of purchased products is considered a </w:t>
      </w:r>
      <w:r w:rsidR="0027193D">
        <w:t>critical function of the amazon business.</w:t>
      </w:r>
      <w:r w:rsidR="00923CB2">
        <w:t xml:space="preserve"> Use case includes user</w:t>
      </w:r>
      <w:r w:rsidR="0094796F">
        <w:t xml:space="preserve"> and delivery service interaction</w:t>
      </w:r>
      <w:r w:rsidR="00991519">
        <w:t xml:space="preserve"> (UML)</w:t>
      </w:r>
      <w:r w:rsidR="0094796F">
        <w:t>.</w:t>
      </w:r>
    </w:p>
    <w:p w14:paraId="73EC6903" w14:textId="382D486C" w:rsidR="004B32E0" w:rsidRDefault="00B6242C" w:rsidP="004B32E0">
      <w:r w:rsidRPr="00B6242C">
        <w:lastRenderedPageBreak/>
        <w:drawing>
          <wp:inline distT="0" distB="0" distL="0" distR="0" wp14:anchorId="2BCD8EEE" wp14:editId="5E031AF0">
            <wp:extent cx="5943600" cy="41694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75C14" w14:textId="53BC915C" w:rsidR="00A050C2" w:rsidRPr="00A30A3D" w:rsidRDefault="00D20549" w:rsidP="00D20549">
      <w:pPr>
        <w:ind w:firstLine="0"/>
      </w:pPr>
      <w:r w:rsidRPr="00A30A3D">
        <w:t>Logical Views of Architecture</w:t>
      </w:r>
      <w:r w:rsidR="00AE7815">
        <w:t>:</w:t>
      </w:r>
    </w:p>
    <w:p w14:paraId="75B192C0" w14:textId="5B1D0B15" w:rsidR="00F467CB" w:rsidRDefault="00D212FD" w:rsidP="00F467CB">
      <w:pPr>
        <w:pStyle w:val="ListParagraph"/>
        <w:numPr>
          <w:ilvl w:val="0"/>
          <w:numId w:val="1"/>
        </w:numPr>
      </w:pPr>
      <w:r>
        <w:t>Amazon Website</w:t>
      </w:r>
      <w:r w:rsidR="00F340B3">
        <w:t xml:space="preserve"> Landing Page</w:t>
      </w:r>
    </w:p>
    <w:p w14:paraId="3F24F6B6" w14:textId="11CF3C94" w:rsidR="00D212FD" w:rsidRDefault="00EA6B05" w:rsidP="00D212FD">
      <w:pPr>
        <w:pStyle w:val="ListParagraph"/>
        <w:numPr>
          <w:ilvl w:val="1"/>
          <w:numId w:val="1"/>
        </w:numPr>
      </w:pPr>
      <w:r>
        <w:t>Search bar</w:t>
      </w:r>
    </w:p>
    <w:p w14:paraId="30CF1E6E" w14:textId="3E9F1248" w:rsidR="00EF0537" w:rsidRDefault="00EF0537" w:rsidP="00EF0537">
      <w:pPr>
        <w:pStyle w:val="ListParagraph"/>
        <w:numPr>
          <w:ilvl w:val="2"/>
          <w:numId w:val="1"/>
        </w:numPr>
      </w:pPr>
      <w:r>
        <w:t>Section Breakdown</w:t>
      </w:r>
    </w:p>
    <w:p w14:paraId="387405FD" w14:textId="778D381C" w:rsidR="00EA6B05" w:rsidRDefault="00EA6B05" w:rsidP="00D212FD">
      <w:pPr>
        <w:pStyle w:val="ListParagraph"/>
        <w:numPr>
          <w:ilvl w:val="1"/>
          <w:numId w:val="1"/>
        </w:numPr>
      </w:pPr>
      <w:r>
        <w:t>Login</w:t>
      </w:r>
    </w:p>
    <w:p w14:paraId="7FAE6FD9" w14:textId="203978A6" w:rsidR="00EF0537" w:rsidRDefault="00EF733E" w:rsidP="00EF0537">
      <w:pPr>
        <w:pStyle w:val="ListParagraph"/>
        <w:numPr>
          <w:ilvl w:val="2"/>
          <w:numId w:val="1"/>
        </w:numPr>
      </w:pPr>
      <w:r>
        <w:t>Username</w:t>
      </w:r>
    </w:p>
    <w:p w14:paraId="3AE49974" w14:textId="0B533CF9" w:rsidR="00EF733E" w:rsidRDefault="00EF733E" w:rsidP="00EF733E">
      <w:pPr>
        <w:pStyle w:val="ListParagraph"/>
        <w:numPr>
          <w:ilvl w:val="2"/>
          <w:numId w:val="1"/>
        </w:numPr>
      </w:pPr>
      <w:r>
        <w:t>Password</w:t>
      </w:r>
    </w:p>
    <w:p w14:paraId="6F239ABA" w14:textId="1356C166" w:rsidR="00EA6B05" w:rsidRDefault="00EA6B05" w:rsidP="00D212FD">
      <w:pPr>
        <w:pStyle w:val="ListParagraph"/>
        <w:numPr>
          <w:ilvl w:val="1"/>
          <w:numId w:val="1"/>
        </w:numPr>
      </w:pPr>
      <w:r>
        <w:t>Navigation bar</w:t>
      </w:r>
    </w:p>
    <w:p w14:paraId="02462E97" w14:textId="78A83CFB" w:rsidR="00EF733E" w:rsidRDefault="00865F5E" w:rsidP="00EF733E">
      <w:pPr>
        <w:pStyle w:val="ListParagraph"/>
        <w:numPr>
          <w:ilvl w:val="2"/>
          <w:numId w:val="1"/>
        </w:numPr>
      </w:pPr>
      <w:r>
        <w:t>Trending</w:t>
      </w:r>
    </w:p>
    <w:p w14:paraId="693858C0" w14:textId="6AA50209" w:rsidR="00865F5E" w:rsidRDefault="00865F5E" w:rsidP="00EF733E">
      <w:pPr>
        <w:pStyle w:val="ListParagraph"/>
        <w:numPr>
          <w:ilvl w:val="2"/>
          <w:numId w:val="1"/>
        </w:numPr>
      </w:pPr>
      <w:r>
        <w:t>Digital content</w:t>
      </w:r>
    </w:p>
    <w:p w14:paraId="574C02C3" w14:textId="50AA2784" w:rsidR="00865F5E" w:rsidRDefault="00865F5E" w:rsidP="00EF733E">
      <w:pPr>
        <w:pStyle w:val="ListParagraph"/>
        <w:numPr>
          <w:ilvl w:val="2"/>
          <w:numId w:val="1"/>
        </w:numPr>
      </w:pPr>
      <w:r>
        <w:t>Shop by department</w:t>
      </w:r>
      <w:r w:rsidR="007C251A">
        <w:t xml:space="preserve"> – Section Breakdown</w:t>
      </w:r>
    </w:p>
    <w:p w14:paraId="75A0B9D4" w14:textId="0A36B6A9" w:rsidR="00865F5E" w:rsidRDefault="00865F5E" w:rsidP="00EF733E">
      <w:pPr>
        <w:pStyle w:val="ListParagraph"/>
        <w:numPr>
          <w:ilvl w:val="2"/>
          <w:numId w:val="1"/>
        </w:numPr>
      </w:pPr>
      <w:r>
        <w:lastRenderedPageBreak/>
        <w:t>Programs and features</w:t>
      </w:r>
    </w:p>
    <w:p w14:paraId="700A28D7" w14:textId="4F597FCF" w:rsidR="00865F5E" w:rsidRDefault="00865F5E" w:rsidP="00EF733E">
      <w:pPr>
        <w:pStyle w:val="ListParagraph"/>
        <w:numPr>
          <w:ilvl w:val="2"/>
          <w:numId w:val="1"/>
        </w:numPr>
      </w:pPr>
      <w:r>
        <w:t>Help and settings</w:t>
      </w:r>
    </w:p>
    <w:p w14:paraId="42F44E93" w14:textId="3789027D" w:rsidR="00EA6B05" w:rsidRDefault="00AD5033" w:rsidP="00D212FD">
      <w:pPr>
        <w:pStyle w:val="ListParagraph"/>
        <w:numPr>
          <w:ilvl w:val="1"/>
          <w:numId w:val="1"/>
        </w:numPr>
      </w:pPr>
      <w:r>
        <w:t>Product Modules</w:t>
      </w:r>
    </w:p>
    <w:p w14:paraId="1E314A88" w14:textId="09F6C82D" w:rsidR="00865F5E" w:rsidRDefault="00D238BD" w:rsidP="00865F5E">
      <w:pPr>
        <w:pStyle w:val="ListParagraph"/>
        <w:numPr>
          <w:ilvl w:val="2"/>
          <w:numId w:val="1"/>
        </w:numPr>
      </w:pPr>
      <w:r>
        <w:t>Recently viewed</w:t>
      </w:r>
    </w:p>
    <w:p w14:paraId="5B6A2B21" w14:textId="6980D7D1" w:rsidR="00D238BD" w:rsidRDefault="00D238BD" w:rsidP="00865F5E">
      <w:pPr>
        <w:pStyle w:val="ListParagraph"/>
        <w:numPr>
          <w:ilvl w:val="2"/>
          <w:numId w:val="1"/>
        </w:numPr>
      </w:pPr>
      <w:r>
        <w:t xml:space="preserve">Deal </w:t>
      </w:r>
      <w:r w:rsidR="00072822">
        <w:t>of</w:t>
      </w:r>
      <w:r>
        <w:t xml:space="preserve"> the day</w:t>
      </w:r>
    </w:p>
    <w:p w14:paraId="64C8E5EF" w14:textId="722283E0" w:rsidR="00D238BD" w:rsidRDefault="00D238BD" w:rsidP="00865F5E">
      <w:pPr>
        <w:pStyle w:val="ListParagraph"/>
        <w:numPr>
          <w:ilvl w:val="2"/>
          <w:numId w:val="1"/>
        </w:numPr>
      </w:pPr>
      <w:r>
        <w:t>Video splash</w:t>
      </w:r>
    </w:p>
    <w:p w14:paraId="312A1BC4" w14:textId="54D75C44" w:rsidR="00D238BD" w:rsidRDefault="00D238BD" w:rsidP="00865F5E">
      <w:pPr>
        <w:pStyle w:val="ListParagraph"/>
        <w:numPr>
          <w:ilvl w:val="2"/>
          <w:numId w:val="1"/>
        </w:numPr>
      </w:pPr>
      <w:r>
        <w:t>Explore more items</w:t>
      </w:r>
    </w:p>
    <w:p w14:paraId="64FB8F6B" w14:textId="7D925DA9" w:rsidR="00D238BD" w:rsidRPr="00A30A3D" w:rsidRDefault="00D238BD" w:rsidP="00865F5E">
      <w:pPr>
        <w:pStyle w:val="ListParagraph"/>
        <w:numPr>
          <w:ilvl w:val="2"/>
          <w:numId w:val="1"/>
        </w:numPr>
      </w:pPr>
      <w:r>
        <w:t>Purchase review</w:t>
      </w:r>
    </w:p>
    <w:p w14:paraId="6C6C25C0" w14:textId="243BEADE" w:rsidR="00F467CB" w:rsidRDefault="00F467CB" w:rsidP="00F467CB">
      <w:pPr>
        <w:pStyle w:val="ListParagraph"/>
        <w:numPr>
          <w:ilvl w:val="0"/>
          <w:numId w:val="1"/>
        </w:numPr>
      </w:pPr>
      <w:r w:rsidRPr="00A30A3D">
        <w:t>U</w:t>
      </w:r>
      <w:r w:rsidR="00C61E86" w:rsidRPr="00A30A3D">
        <w:t>ML</w:t>
      </w:r>
      <w:r w:rsidRPr="00A30A3D">
        <w:t xml:space="preserve"> package </w:t>
      </w:r>
      <w:r w:rsidR="004D13C2">
        <w:t>Diagram</w:t>
      </w:r>
    </w:p>
    <w:p w14:paraId="29AE0909" w14:textId="7436ABD0" w:rsidR="004D13C2" w:rsidRPr="00A30A3D" w:rsidRDefault="004D13C2" w:rsidP="004D13C2">
      <w:r w:rsidRPr="004D13C2">
        <w:drawing>
          <wp:inline distT="0" distB="0" distL="0" distR="0" wp14:anchorId="706A4957" wp14:editId="3606A2BE">
            <wp:extent cx="5943600" cy="47047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A5916" w14:textId="65A1E455" w:rsidR="00F467CB" w:rsidRPr="00A30A3D" w:rsidRDefault="00A20756" w:rsidP="00F467CB">
      <w:pPr>
        <w:pStyle w:val="ListParagraph"/>
        <w:numPr>
          <w:ilvl w:val="0"/>
          <w:numId w:val="1"/>
        </w:numPr>
      </w:pPr>
      <w:r>
        <w:lastRenderedPageBreak/>
        <w:t xml:space="preserve">Each Component of the amazon website feeds </w:t>
      </w:r>
      <w:r w:rsidR="00531F61">
        <w:t>off</w:t>
      </w:r>
      <w:r>
        <w:t xml:space="preserve"> the other modules to make the user experience much more personalized</w:t>
      </w:r>
      <w:r w:rsidR="00A03F16">
        <w:t xml:space="preserve"> and unique.  Some features are locked behind the login system</w:t>
      </w:r>
      <w:r w:rsidR="008C0D17">
        <w:t>, such as product recommendations, recently viewed products, and</w:t>
      </w:r>
      <w:r w:rsidR="0099329F">
        <w:t xml:space="preserve"> the ability to review past </w:t>
      </w:r>
      <w:r w:rsidR="00A0310E">
        <w:t>purchases, but</w:t>
      </w:r>
      <w:r w:rsidR="00A03F16">
        <w:t xml:space="preserve"> otherwise the general product </w:t>
      </w:r>
      <w:r w:rsidR="0099329F">
        <w:t xml:space="preserve">modules </w:t>
      </w:r>
      <w:r w:rsidR="005B1382">
        <w:t>d</w:t>
      </w:r>
      <w:r w:rsidR="0099329F">
        <w:t>isplayed</w:t>
      </w:r>
      <w:r w:rsidR="00A03F16">
        <w:t xml:space="preserve"> are based on majority user </w:t>
      </w:r>
      <w:r w:rsidR="004C51CA">
        <w:t>utilization.</w:t>
      </w:r>
      <w:r w:rsidR="005B1382">
        <w:t xml:space="preserve">  The search bar itself acts as a</w:t>
      </w:r>
      <w:r w:rsidR="00A0310E">
        <w:t>n</w:t>
      </w:r>
      <w:r w:rsidR="005B1382">
        <w:t xml:space="preserve"> instance of the navigation bar</w:t>
      </w:r>
      <w:r w:rsidR="00A0310E">
        <w:t xml:space="preserve"> minus a few logged in features.  All product modules on the landing page also get more personalized upon login to the user account.</w:t>
      </w:r>
    </w:p>
    <w:p w14:paraId="023F074F" w14:textId="04214F97" w:rsidR="00F467CB" w:rsidRPr="00A30A3D" w:rsidRDefault="00F467CB" w:rsidP="00F467CB">
      <w:pPr>
        <w:ind w:firstLine="0"/>
      </w:pPr>
      <w:r w:rsidRPr="00A30A3D">
        <w:t xml:space="preserve">Component-level design for </w:t>
      </w:r>
      <w:r w:rsidR="00AC4F5F" w:rsidRPr="00A30A3D">
        <w:t>chosen package</w:t>
      </w:r>
      <w:r w:rsidR="00AE7815">
        <w:t>:</w:t>
      </w:r>
    </w:p>
    <w:p w14:paraId="2EEE782F" w14:textId="47CE7DF0" w:rsidR="00AC4F5F" w:rsidRDefault="00F67584" w:rsidP="00AC4F5F">
      <w:pPr>
        <w:pStyle w:val="ListParagraph"/>
        <w:numPr>
          <w:ilvl w:val="0"/>
          <w:numId w:val="2"/>
        </w:numPr>
      </w:pPr>
      <w:r>
        <w:t>Login System</w:t>
      </w:r>
    </w:p>
    <w:p w14:paraId="57C24231" w14:textId="318BE1EA" w:rsidR="00F67584" w:rsidRDefault="00F67584" w:rsidP="00F67584">
      <w:pPr>
        <w:pStyle w:val="ListParagraph"/>
        <w:numPr>
          <w:ilvl w:val="1"/>
          <w:numId w:val="2"/>
        </w:numPr>
      </w:pPr>
      <w:r>
        <w:t>Username</w:t>
      </w:r>
    </w:p>
    <w:p w14:paraId="5E66A260" w14:textId="43E74C04" w:rsidR="00F67584" w:rsidRDefault="00F67584" w:rsidP="00F67584">
      <w:pPr>
        <w:pStyle w:val="ListParagraph"/>
        <w:numPr>
          <w:ilvl w:val="1"/>
          <w:numId w:val="2"/>
        </w:numPr>
      </w:pPr>
      <w:r>
        <w:t>Password</w:t>
      </w:r>
    </w:p>
    <w:p w14:paraId="1B5BFBF7" w14:textId="04581E3F" w:rsidR="00AA26C3" w:rsidRDefault="00AA26C3" w:rsidP="00AA26C3">
      <w:pPr>
        <w:pStyle w:val="ListParagraph"/>
        <w:numPr>
          <w:ilvl w:val="2"/>
          <w:numId w:val="2"/>
        </w:numPr>
      </w:pPr>
      <w:r>
        <w:t>Above Needed to access User Account</w:t>
      </w:r>
      <w:r w:rsidR="00F208C2">
        <w:t xml:space="preserve">, which allows access </w:t>
      </w:r>
      <w:r w:rsidR="002E1DB5">
        <w:t>to components</w:t>
      </w:r>
      <w:r w:rsidR="00C52231">
        <w:t xml:space="preserve"> </w:t>
      </w:r>
      <w:r w:rsidR="00F208C2">
        <w:t>below</w:t>
      </w:r>
      <w:r w:rsidR="00C52231">
        <w:t>.</w:t>
      </w:r>
    </w:p>
    <w:p w14:paraId="244AA2E6" w14:textId="30A329FC" w:rsidR="00AA26C3" w:rsidRDefault="00AA26C3" w:rsidP="00AA26C3">
      <w:pPr>
        <w:pStyle w:val="ListParagraph"/>
        <w:numPr>
          <w:ilvl w:val="1"/>
          <w:numId w:val="2"/>
        </w:numPr>
      </w:pPr>
      <w:r>
        <w:t>Help and Settings</w:t>
      </w:r>
    </w:p>
    <w:p w14:paraId="7E8E6C21" w14:textId="47BD8BC0" w:rsidR="00F208C2" w:rsidRDefault="00F208C2" w:rsidP="00AA26C3">
      <w:pPr>
        <w:pStyle w:val="ListParagraph"/>
        <w:numPr>
          <w:ilvl w:val="1"/>
          <w:numId w:val="2"/>
        </w:numPr>
      </w:pPr>
      <w:r>
        <w:t>Product Recommendations</w:t>
      </w:r>
    </w:p>
    <w:p w14:paraId="4DA718E5" w14:textId="76EDFE35" w:rsidR="00F208C2" w:rsidRDefault="00F208C2" w:rsidP="00AA26C3">
      <w:pPr>
        <w:pStyle w:val="ListParagraph"/>
        <w:numPr>
          <w:ilvl w:val="1"/>
          <w:numId w:val="2"/>
        </w:numPr>
      </w:pPr>
      <w:r>
        <w:t>Recently Viewed</w:t>
      </w:r>
    </w:p>
    <w:p w14:paraId="233E20E8" w14:textId="2E59DC61" w:rsidR="00F208C2" w:rsidRDefault="00F208C2" w:rsidP="00AA26C3">
      <w:pPr>
        <w:pStyle w:val="ListParagraph"/>
        <w:numPr>
          <w:ilvl w:val="1"/>
          <w:numId w:val="2"/>
        </w:numPr>
      </w:pPr>
      <w:r>
        <w:t>Orders</w:t>
      </w:r>
    </w:p>
    <w:p w14:paraId="48683168" w14:textId="71832C27" w:rsidR="00F208C2" w:rsidRPr="00A30A3D" w:rsidRDefault="00F208C2" w:rsidP="00AA26C3">
      <w:pPr>
        <w:pStyle w:val="ListParagraph"/>
        <w:numPr>
          <w:ilvl w:val="1"/>
          <w:numId w:val="2"/>
        </w:numPr>
      </w:pPr>
      <w:r>
        <w:t>Product Reviews</w:t>
      </w:r>
    </w:p>
    <w:p w14:paraId="0A5E0986" w14:textId="2EB93088" w:rsidR="00AC4F5F" w:rsidRDefault="00F67584" w:rsidP="000E73EC">
      <w:pPr>
        <w:ind w:firstLine="0"/>
      </w:pPr>
      <w:r w:rsidRPr="00F67584">
        <w:lastRenderedPageBreak/>
        <w:drawing>
          <wp:inline distT="0" distB="0" distL="0" distR="0" wp14:anchorId="166CED07" wp14:editId="5D4008A9">
            <wp:extent cx="5943600" cy="41929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797D8" w14:textId="77777777" w:rsidR="000E73EC" w:rsidRPr="00A30A3D" w:rsidRDefault="000E73EC" w:rsidP="000E73EC">
      <w:pPr>
        <w:ind w:firstLine="0"/>
      </w:pPr>
    </w:p>
    <w:p w14:paraId="19CE2666" w14:textId="2A200FDD" w:rsidR="003C3424" w:rsidRPr="00A30A3D" w:rsidRDefault="003C3424">
      <w:pPr>
        <w:spacing w:after="200" w:line="276" w:lineRule="auto"/>
        <w:ind w:firstLine="0"/>
      </w:pPr>
      <w:r w:rsidRPr="00A30A3D">
        <w:br w:type="page"/>
      </w:r>
    </w:p>
    <w:p w14:paraId="37EF6910" w14:textId="50CB1414" w:rsidR="002632BD" w:rsidRPr="00A30A3D" w:rsidRDefault="002632BD" w:rsidP="005F75CA">
      <w:pPr>
        <w:ind w:firstLine="0"/>
        <w:jc w:val="center"/>
      </w:pPr>
      <w:r w:rsidRPr="00A30A3D">
        <w:lastRenderedPageBreak/>
        <w:t>Resources</w:t>
      </w:r>
    </w:p>
    <w:p w14:paraId="6885AB03" w14:textId="77777777" w:rsidR="00E37A6E" w:rsidRDefault="00E37A6E" w:rsidP="00E37A6E">
      <w:pPr>
        <w:ind w:hanging="480"/>
      </w:pPr>
      <w:r>
        <w:rPr>
          <w:i/>
          <w:iCs/>
        </w:rPr>
        <w:t>Amazon.com: Online Shopping for Electronics, Apparel, Computers, Books, DVDs &amp; more</w:t>
      </w:r>
      <w:r>
        <w:t xml:space="preserve">. (n.d.). Retrieved April 19, 2021, from </w:t>
      </w:r>
      <w:hyperlink r:id="rId16" w:history="1">
        <w:r>
          <w:rPr>
            <w:rStyle w:val="Hyperlink"/>
          </w:rPr>
          <w:t>https://www.amazon.com/</w:t>
        </w:r>
      </w:hyperlink>
    </w:p>
    <w:p w14:paraId="6AFE7A3D" w14:textId="77777777" w:rsidR="00E37A6E" w:rsidRDefault="00E37A6E" w:rsidP="00E37A6E">
      <w:pPr>
        <w:ind w:hanging="480"/>
      </w:pPr>
      <w:r>
        <w:t xml:space="preserve">Archiveddocs. (n.d.-a). </w:t>
      </w:r>
      <w:r>
        <w:rPr>
          <w:i/>
          <w:iCs/>
        </w:rPr>
        <w:t>Chapter 2: Key Principles of Software Architecture</w:t>
      </w:r>
      <w:r>
        <w:t xml:space="preserve">. Retrieved April 19, 2021, from </w:t>
      </w:r>
      <w:hyperlink r:id="rId17" w:history="1">
        <w:r>
          <w:rPr>
            <w:rStyle w:val="Hyperlink"/>
          </w:rPr>
          <w:t>https://docs.microsoft.com/en-us/previous-versions/msp-n-p/ee658124(v=pandp.10)</w:t>
        </w:r>
      </w:hyperlink>
    </w:p>
    <w:p w14:paraId="3FA4626F" w14:textId="77777777" w:rsidR="00E37A6E" w:rsidRDefault="00E37A6E" w:rsidP="00E37A6E">
      <w:pPr>
        <w:ind w:hanging="480"/>
      </w:pPr>
      <w:r>
        <w:t xml:space="preserve">Archiveddocs. (n.d.-b). </w:t>
      </w:r>
      <w:r>
        <w:rPr>
          <w:i/>
          <w:iCs/>
        </w:rPr>
        <w:t>Chapter 3: Architectural Patterns and Styles</w:t>
      </w:r>
      <w:r>
        <w:t xml:space="preserve">. Retrieved April 19, 2021, from </w:t>
      </w:r>
      <w:hyperlink r:id="rId18" w:history="1">
        <w:r>
          <w:rPr>
            <w:rStyle w:val="Hyperlink"/>
          </w:rPr>
          <w:t>https://docs.microsoft.com/en-us/previous-versions/msp-n-p/ee658117(v=pandp.10)</w:t>
        </w:r>
      </w:hyperlink>
    </w:p>
    <w:p w14:paraId="206101EF" w14:textId="77777777" w:rsidR="00E37A6E" w:rsidRDefault="00E37A6E" w:rsidP="00E37A6E">
      <w:pPr>
        <w:ind w:hanging="480"/>
      </w:pPr>
      <w:r>
        <w:t xml:space="preserve">Archiveddocs. (n.d.-c). </w:t>
      </w:r>
      <w:r>
        <w:rPr>
          <w:i/>
          <w:iCs/>
        </w:rPr>
        <w:t>Chapter 4: A Technique for Architecture and Design</w:t>
      </w:r>
      <w:r>
        <w:t xml:space="preserve">. Retrieved April 19, 2021, from </w:t>
      </w:r>
      <w:hyperlink r:id="rId19" w:history="1">
        <w:r>
          <w:rPr>
            <w:rStyle w:val="Hyperlink"/>
          </w:rPr>
          <w:t>https://docs.microsoft.com/en-us/previous-versions/msp-n-p/ee658084(v=pandp.10)</w:t>
        </w:r>
      </w:hyperlink>
    </w:p>
    <w:p w14:paraId="4493FDD9" w14:textId="52794FD0" w:rsidR="00E37A6E" w:rsidRDefault="00733338" w:rsidP="00E37A6E">
      <w:pPr>
        <w:ind w:hanging="480"/>
      </w:pPr>
      <w:r>
        <w:rPr>
          <w:i/>
          <w:iCs/>
        </w:rPr>
        <w:t>UML</w:t>
      </w:r>
      <w:r w:rsidR="00E37A6E">
        <w:rPr>
          <w:i/>
          <w:iCs/>
        </w:rPr>
        <w:t xml:space="preserve"> package diagram—Bing images</w:t>
      </w:r>
      <w:r w:rsidR="00E37A6E">
        <w:t xml:space="preserve">. (n.d.). Retrieved April 19, 2021, from </w:t>
      </w:r>
      <w:hyperlink r:id="rId20" w:history="1">
        <w:r w:rsidR="00E37A6E">
          <w:rPr>
            <w:rStyle w:val="Hyperlink"/>
          </w:rPr>
          <w:t>https://www.bing.com/images/search?view=detailV2&amp;ccid=atGAoGCM&amp;id=AA202B737C001BCD7F45BA044B2FD9463547BDC1&amp;thid=OIP.atGAoGCMsiCtEhD7-rGrEgHaGw&amp;mediaurl=https%3a%2f%2fi.stack.imgur.com%2fm1YfS.png&amp;cdnurl=https%3a%2f%2fth.bing.com%2fth%2fid%2fR6ad180a0608cb220ad1210fbfab1ab12%3frik%3dwb1HNUbZL0sEug%26pid%3dImgRaw&amp;exph=822&amp;expw=900&amp;q=uml+package+diagram&amp;simid=608051877528408427&amp;ck=68BF533A4C66B229BDADB757E8174CF4&amp;selectedIndex=0&amp;FORM=IRPRST&amp;idpp=overlayview&amp;ajaxhist=0</w:t>
        </w:r>
      </w:hyperlink>
    </w:p>
    <w:p w14:paraId="46CD74BA" w14:textId="77777777" w:rsidR="002632BD" w:rsidRPr="00A30A3D" w:rsidRDefault="002632BD" w:rsidP="00510DAD">
      <w:pPr>
        <w:ind w:firstLine="0"/>
      </w:pPr>
    </w:p>
    <w:p w14:paraId="2B94B65B" w14:textId="2C9C1A54" w:rsidR="005458A7" w:rsidRPr="00A30A3D" w:rsidRDefault="005458A7" w:rsidP="00BB4EF7">
      <w:pPr>
        <w:ind w:firstLine="0"/>
      </w:pPr>
    </w:p>
    <w:sectPr w:rsidR="005458A7" w:rsidRPr="00A30A3D" w:rsidSect="004116F9">
      <w:headerReference w:type="default" r:id="rId21"/>
      <w:footerReference w:type="default" r:id="rId22"/>
      <w:headerReference w:type="first" r:id="rId23"/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E61638C" w14:textId="77777777" w:rsidR="00C54D92" w:rsidRDefault="00C54D92" w:rsidP="00642C34">
      <w:r>
        <w:separator/>
      </w:r>
    </w:p>
  </w:endnote>
  <w:endnote w:type="continuationSeparator" w:id="0">
    <w:p w14:paraId="5CBBDE10" w14:textId="77777777" w:rsidR="00C54D92" w:rsidRDefault="00C54D92" w:rsidP="00642C34">
      <w:r>
        <w:continuationSeparator/>
      </w:r>
    </w:p>
  </w:endnote>
  <w:endnote w:type="continuationNotice" w:id="1">
    <w:p w14:paraId="5BA1391A" w14:textId="77777777" w:rsidR="00C54D92" w:rsidRDefault="00C54D92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DBC143" w14:textId="77777777" w:rsidR="00C202B0" w:rsidRDefault="00C202B0" w:rsidP="00642C34">
    <w:pPr>
      <w:pStyle w:val="Footer"/>
    </w:pPr>
  </w:p>
  <w:p w14:paraId="7EDBC144" w14:textId="77777777" w:rsidR="00C202B0" w:rsidRDefault="00C202B0" w:rsidP="00642C3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CC0D26F" w14:textId="77777777" w:rsidR="00C54D92" w:rsidRDefault="00C54D92" w:rsidP="00642C34">
      <w:r>
        <w:separator/>
      </w:r>
    </w:p>
  </w:footnote>
  <w:footnote w:type="continuationSeparator" w:id="0">
    <w:p w14:paraId="5A95BC04" w14:textId="77777777" w:rsidR="00C54D92" w:rsidRDefault="00C54D92" w:rsidP="00642C34">
      <w:r>
        <w:continuationSeparator/>
      </w:r>
    </w:p>
  </w:footnote>
  <w:footnote w:type="continuationNotice" w:id="1">
    <w:p w14:paraId="5F607B49" w14:textId="77777777" w:rsidR="00C54D92" w:rsidRDefault="00C54D92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DBC142" w14:textId="7EE23C4C" w:rsidR="00C202B0" w:rsidRPr="00C202B0" w:rsidRDefault="00A62ACF" w:rsidP="00642C34">
    <w:pPr>
      <w:pStyle w:val="Header"/>
      <w:ind w:firstLine="0"/>
    </w:pPr>
    <w:r>
      <w:t>FSD</w:t>
    </w:r>
    <w:r w:rsidR="00AF1C0B">
      <w:t>3</w:t>
    </w:r>
    <w:r w:rsidR="00C202B0" w:rsidRPr="00C202B0">
      <w:ptab w:relativeTo="margin" w:alignment="center" w:leader="none"/>
    </w:r>
    <w:r w:rsidR="00C202B0" w:rsidRPr="00C202B0">
      <w:ptab w:relativeTo="margin" w:alignment="right" w:leader="none"/>
    </w:r>
    <w:r w:rsidR="00C202B0" w:rsidRPr="00C202B0">
      <w:fldChar w:fldCharType="begin"/>
    </w:r>
    <w:r w:rsidR="00C202B0" w:rsidRPr="00C202B0">
      <w:instrText xml:space="preserve"> PAGE   \* MERGEFORMAT </w:instrText>
    </w:r>
    <w:r w:rsidR="00C202B0" w:rsidRPr="00C202B0">
      <w:fldChar w:fldCharType="separate"/>
    </w:r>
    <w:r w:rsidR="006D765C">
      <w:rPr>
        <w:noProof/>
      </w:rPr>
      <w:t>2</w:t>
    </w:r>
    <w:r w:rsidR="00C202B0" w:rsidRPr="00C202B0">
      <w:rPr>
        <w:noProof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DBC145" w14:textId="62FC535D" w:rsidR="00C202B0" w:rsidRDefault="00C54E68" w:rsidP="00642C34">
    <w:pPr>
      <w:pStyle w:val="Header"/>
      <w:ind w:firstLine="0"/>
    </w:pPr>
    <w:r>
      <w:t>FDS</w:t>
    </w:r>
    <w:r w:rsidR="00E5705A">
      <w:t>5</w:t>
    </w:r>
    <w:r>
      <w:t>.1</w:t>
    </w:r>
    <w:r w:rsidR="009C72E4" w:rsidRPr="009C72E4">
      <w:ptab w:relativeTo="margin" w:alignment="right" w:leader="none"/>
    </w:r>
    <w:r w:rsidR="009C72E4" w:rsidRPr="009C72E4">
      <w:fldChar w:fldCharType="begin"/>
    </w:r>
    <w:r w:rsidR="009C72E4" w:rsidRPr="009C72E4">
      <w:instrText xml:space="preserve"> PAGE   \* MERGEFORMAT </w:instrText>
    </w:r>
    <w:r w:rsidR="009C72E4" w:rsidRPr="009C72E4">
      <w:fldChar w:fldCharType="separate"/>
    </w:r>
    <w:r w:rsidR="006D765C">
      <w:rPr>
        <w:noProof/>
      </w:rPr>
      <w:t>1</w:t>
    </w:r>
    <w:r w:rsidR="009C72E4" w:rsidRPr="009C72E4"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2E7E64"/>
    <w:multiLevelType w:val="hybridMultilevel"/>
    <w:tmpl w:val="F4E8F580"/>
    <w:lvl w:ilvl="0" w:tplc="0C18670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A957B81"/>
    <w:multiLevelType w:val="hybridMultilevel"/>
    <w:tmpl w:val="75F25B10"/>
    <w:lvl w:ilvl="0" w:tplc="530E9D6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10D3A57"/>
    <w:multiLevelType w:val="hybridMultilevel"/>
    <w:tmpl w:val="B98234DE"/>
    <w:lvl w:ilvl="0" w:tplc="40A6AEB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97E4937"/>
    <w:multiLevelType w:val="hybridMultilevel"/>
    <w:tmpl w:val="948C481E"/>
    <w:lvl w:ilvl="0" w:tplc="BC30FBD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8C741D3"/>
    <w:multiLevelType w:val="hybridMultilevel"/>
    <w:tmpl w:val="36C811EC"/>
    <w:lvl w:ilvl="0" w:tplc="4118ACE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2"/>
  </w:num>
  <w:num w:numId="5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david finger">
    <w15:presenceInfo w15:providerId="Windows Live" w15:userId="c3e214e4102c9ed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en-US" w:vendorID="64" w:dllVersion="0" w:nlCheck="1" w:checkStyle="0"/>
  <w:defaultTabStop w:val="720"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NDIysDQ1MDAzt7A0tLBU0lEKTi0uzszPAykwqQUAvqbdWiwAAAA="/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APA 6th&lt;/Style&gt;&lt;LeftDelim&gt;{&lt;/LeftDelim&gt;&lt;RightDelim&gt;}&lt;/RightDelim&gt;&lt;FontName&gt;Times New Roman&lt;/FontName&gt;&lt;FontSize&gt;12&lt;/FontSize&gt;&lt;ReflistTitle&gt;References&lt;/ReflistTitle&gt;&lt;StartingRefnum&gt;1&lt;/StartingRefnum&gt;&lt;FirstLineIndent&gt;0&lt;/FirstLineIndent&gt;&lt;HangingIndent&gt;720&lt;/HangingIndent&gt;&lt;LineSpacing&gt;0&lt;/LineSpacing&gt;&lt;SpaceAfter&gt;1&lt;/SpaceAfter&gt;&lt;HyperlinksEnabled&gt;0&lt;/HyperlinksEnabled&gt;&lt;HyperlinksVisible&gt;0&lt;/HyperlinksVisible&gt;&lt;EnableBibliographyCategories&gt;0&lt;/EnableBibliographyCategories&gt;&lt;/ENLayout&gt;"/>
  </w:docVars>
  <w:rsids>
    <w:rsidRoot w:val="00C202B0"/>
    <w:rsid w:val="000002C7"/>
    <w:rsid w:val="000005B0"/>
    <w:rsid w:val="00001A79"/>
    <w:rsid w:val="0000225F"/>
    <w:rsid w:val="00002D23"/>
    <w:rsid w:val="0000354F"/>
    <w:rsid w:val="00007CE4"/>
    <w:rsid w:val="00007E69"/>
    <w:rsid w:val="00010ADC"/>
    <w:rsid w:val="000169C8"/>
    <w:rsid w:val="00021366"/>
    <w:rsid w:val="00023F3F"/>
    <w:rsid w:val="00026457"/>
    <w:rsid w:val="00031D45"/>
    <w:rsid w:val="000340BA"/>
    <w:rsid w:val="0003725F"/>
    <w:rsid w:val="00041348"/>
    <w:rsid w:val="00041FB3"/>
    <w:rsid w:val="00043DA7"/>
    <w:rsid w:val="000440FB"/>
    <w:rsid w:val="0005219E"/>
    <w:rsid w:val="00052396"/>
    <w:rsid w:val="00054882"/>
    <w:rsid w:val="00056D1A"/>
    <w:rsid w:val="00061184"/>
    <w:rsid w:val="00063870"/>
    <w:rsid w:val="00065359"/>
    <w:rsid w:val="00071AD5"/>
    <w:rsid w:val="000725DC"/>
    <w:rsid w:val="00072822"/>
    <w:rsid w:val="00072DFF"/>
    <w:rsid w:val="000769EE"/>
    <w:rsid w:val="00081038"/>
    <w:rsid w:val="00082466"/>
    <w:rsid w:val="00091E6E"/>
    <w:rsid w:val="000928FD"/>
    <w:rsid w:val="00092EA6"/>
    <w:rsid w:val="000945C0"/>
    <w:rsid w:val="00095740"/>
    <w:rsid w:val="000A1122"/>
    <w:rsid w:val="000A235C"/>
    <w:rsid w:val="000A2B72"/>
    <w:rsid w:val="000B107E"/>
    <w:rsid w:val="000D2057"/>
    <w:rsid w:val="000D485F"/>
    <w:rsid w:val="000E0791"/>
    <w:rsid w:val="000E2A9C"/>
    <w:rsid w:val="000E73EC"/>
    <w:rsid w:val="000F46A1"/>
    <w:rsid w:val="000F4A66"/>
    <w:rsid w:val="000F6322"/>
    <w:rsid w:val="000F759C"/>
    <w:rsid w:val="00100504"/>
    <w:rsid w:val="00101010"/>
    <w:rsid w:val="00101242"/>
    <w:rsid w:val="00103BFA"/>
    <w:rsid w:val="00110F50"/>
    <w:rsid w:val="001119CB"/>
    <w:rsid w:val="00114EEA"/>
    <w:rsid w:val="0011572D"/>
    <w:rsid w:val="00115821"/>
    <w:rsid w:val="00121E66"/>
    <w:rsid w:val="00122F10"/>
    <w:rsid w:val="0012585C"/>
    <w:rsid w:val="00126727"/>
    <w:rsid w:val="00127268"/>
    <w:rsid w:val="00131A39"/>
    <w:rsid w:val="00133485"/>
    <w:rsid w:val="001336C7"/>
    <w:rsid w:val="0013433F"/>
    <w:rsid w:val="00135A88"/>
    <w:rsid w:val="001364FF"/>
    <w:rsid w:val="0014385D"/>
    <w:rsid w:val="00145656"/>
    <w:rsid w:val="00147615"/>
    <w:rsid w:val="00151605"/>
    <w:rsid w:val="00152CC5"/>
    <w:rsid w:val="00156BE0"/>
    <w:rsid w:val="00156FF0"/>
    <w:rsid w:val="001579BC"/>
    <w:rsid w:val="00157C13"/>
    <w:rsid w:val="001713F9"/>
    <w:rsid w:val="00173B1C"/>
    <w:rsid w:val="00180DB7"/>
    <w:rsid w:val="00183201"/>
    <w:rsid w:val="001836B7"/>
    <w:rsid w:val="00184F6E"/>
    <w:rsid w:val="001A67D3"/>
    <w:rsid w:val="001B6555"/>
    <w:rsid w:val="001B6653"/>
    <w:rsid w:val="001B67DB"/>
    <w:rsid w:val="001B6A4C"/>
    <w:rsid w:val="001B7344"/>
    <w:rsid w:val="001C1393"/>
    <w:rsid w:val="001C1810"/>
    <w:rsid w:val="001C3097"/>
    <w:rsid w:val="001C3F7A"/>
    <w:rsid w:val="001C6F7B"/>
    <w:rsid w:val="001D063A"/>
    <w:rsid w:val="001D1C1A"/>
    <w:rsid w:val="001D2AC6"/>
    <w:rsid w:val="001D2B10"/>
    <w:rsid w:val="001D6EE1"/>
    <w:rsid w:val="001E2A0B"/>
    <w:rsid w:val="001F25B3"/>
    <w:rsid w:val="001F274C"/>
    <w:rsid w:val="001F2E1D"/>
    <w:rsid w:val="001F302C"/>
    <w:rsid w:val="001F3C15"/>
    <w:rsid w:val="001F515A"/>
    <w:rsid w:val="001F5881"/>
    <w:rsid w:val="001F698C"/>
    <w:rsid w:val="001F711A"/>
    <w:rsid w:val="00200603"/>
    <w:rsid w:val="00201038"/>
    <w:rsid w:val="0020289B"/>
    <w:rsid w:val="0021313E"/>
    <w:rsid w:val="00220C0F"/>
    <w:rsid w:val="00225D56"/>
    <w:rsid w:val="0023081C"/>
    <w:rsid w:val="002308CF"/>
    <w:rsid w:val="00230DB4"/>
    <w:rsid w:val="00232B20"/>
    <w:rsid w:val="00234697"/>
    <w:rsid w:val="002378A2"/>
    <w:rsid w:val="002424BF"/>
    <w:rsid w:val="00247105"/>
    <w:rsid w:val="00247443"/>
    <w:rsid w:val="002570E9"/>
    <w:rsid w:val="0025774B"/>
    <w:rsid w:val="0026101F"/>
    <w:rsid w:val="002632BD"/>
    <w:rsid w:val="002634BA"/>
    <w:rsid w:val="002666FA"/>
    <w:rsid w:val="00267361"/>
    <w:rsid w:val="002677B8"/>
    <w:rsid w:val="002701B4"/>
    <w:rsid w:val="0027193D"/>
    <w:rsid w:val="002820C3"/>
    <w:rsid w:val="00283C49"/>
    <w:rsid w:val="002907AB"/>
    <w:rsid w:val="00291798"/>
    <w:rsid w:val="00295EB2"/>
    <w:rsid w:val="002A439E"/>
    <w:rsid w:val="002A4BBA"/>
    <w:rsid w:val="002A52FC"/>
    <w:rsid w:val="002A7C39"/>
    <w:rsid w:val="002B435C"/>
    <w:rsid w:val="002B6EE5"/>
    <w:rsid w:val="002B799E"/>
    <w:rsid w:val="002C04D1"/>
    <w:rsid w:val="002C3454"/>
    <w:rsid w:val="002D4882"/>
    <w:rsid w:val="002E19B2"/>
    <w:rsid w:val="002E1DB5"/>
    <w:rsid w:val="002E5881"/>
    <w:rsid w:val="002F14FC"/>
    <w:rsid w:val="002F1958"/>
    <w:rsid w:val="002F4E1F"/>
    <w:rsid w:val="003000AF"/>
    <w:rsid w:val="00300718"/>
    <w:rsid w:val="00303F97"/>
    <w:rsid w:val="00313747"/>
    <w:rsid w:val="003138D7"/>
    <w:rsid w:val="00313D6F"/>
    <w:rsid w:val="00314020"/>
    <w:rsid w:val="003225AB"/>
    <w:rsid w:val="00322966"/>
    <w:rsid w:val="00323C4D"/>
    <w:rsid w:val="0033055A"/>
    <w:rsid w:val="003350FF"/>
    <w:rsid w:val="0033516A"/>
    <w:rsid w:val="00335851"/>
    <w:rsid w:val="00336723"/>
    <w:rsid w:val="003425D1"/>
    <w:rsid w:val="003435D7"/>
    <w:rsid w:val="00346545"/>
    <w:rsid w:val="00350A76"/>
    <w:rsid w:val="003525FF"/>
    <w:rsid w:val="003567C8"/>
    <w:rsid w:val="00362D06"/>
    <w:rsid w:val="003638ED"/>
    <w:rsid w:val="003639BF"/>
    <w:rsid w:val="00364CEA"/>
    <w:rsid w:val="00364E9D"/>
    <w:rsid w:val="0036508B"/>
    <w:rsid w:val="0036686C"/>
    <w:rsid w:val="00371C55"/>
    <w:rsid w:val="00376583"/>
    <w:rsid w:val="00377510"/>
    <w:rsid w:val="00383250"/>
    <w:rsid w:val="00386BA9"/>
    <w:rsid w:val="003878E2"/>
    <w:rsid w:val="00393D4C"/>
    <w:rsid w:val="00395CF8"/>
    <w:rsid w:val="003A0191"/>
    <w:rsid w:val="003A6E02"/>
    <w:rsid w:val="003B5F67"/>
    <w:rsid w:val="003B759C"/>
    <w:rsid w:val="003B7D75"/>
    <w:rsid w:val="003C0327"/>
    <w:rsid w:val="003C12C3"/>
    <w:rsid w:val="003C3424"/>
    <w:rsid w:val="003C52D8"/>
    <w:rsid w:val="003D6230"/>
    <w:rsid w:val="003E2D7F"/>
    <w:rsid w:val="003E3FD7"/>
    <w:rsid w:val="003E6655"/>
    <w:rsid w:val="003E77BC"/>
    <w:rsid w:val="003F0389"/>
    <w:rsid w:val="003F2A6F"/>
    <w:rsid w:val="003F3E51"/>
    <w:rsid w:val="003F476E"/>
    <w:rsid w:val="003F6B8B"/>
    <w:rsid w:val="00400D11"/>
    <w:rsid w:val="00404F40"/>
    <w:rsid w:val="004051AF"/>
    <w:rsid w:val="004073CE"/>
    <w:rsid w:val="004116F9"/>
    <w:rsid w:val="00414C2F"/>
    <w:rsid w:val="00416E81"/>
    <w:rsid w:val="004173F6"/>
    <w:rsid w:val="004207CA"/>
    <w:rsid w:val="00421D5D"/>
    <w:rsid w:val="00422C20"/>
    <w:rsid w:val="00424A11"/>
    <w:rsid w:val="00431781"/>
    <w:rsid w:val="00432A0A"/>
    <w:rsid w:val="0043327C"/>
    <w:rsid w:val="004336F9"/>
    <w:rsid w:val="004426B2"/>
    <w:rsid w:val="0044304C"/>
    <w:rsid w:val="00447383"/>
    <w:rsid w:val="0045216A"/>
    <w:rsid w:val="004668C3"/>
    <w:rsid w:val="0047162C"/>
    <w:rsid w:val="00472986"/>
    <w:rsid w:val="0047527A"/>
    <w:rsid w:val="0047628D"/>
    <w:rsid w:val="00480835"/>
    <w:rsid w:val="00481A9E"/>
    <w:rsid w:val="004823FE"/>
    <w:rsid w:val="00482450"/>
    <w:rsid w:val="00485DAC"/>
    <w:rsid w:val="00492390"/>
    <w:rsid w:val="00492493"/>
    <w:rsid w:val="004971A7"/>
    <w:rsid w:val="004A057A"/>
    <w:rsid w:val="004A0600"/>
    <w:rsid w:val="004A07B5"/>
    <w:rsid w:val="004A1304"/>
    <w:rsid w:val="004A29AF"/>
    <w:rsid w:val="004A30DB"/>
    <w:rsid w:val="004A72E8"/>
    <w:rsid w:val="004B0281"/>
    <w:rsid w:val="004B0C4B"/>
    <w:rsid w:val="004B32E0"/>
    <w:rsid w:val="004B560A"/>
    <w:rsid w:val="004C1645"/>
    <w:rsid w:val="004C183E"/>
    <w:rsid w:val="004C2389"/>
    <w:rsid w:val="004C51CA"/>
    <w:rsid w:val="004C6F18"/>
    <w:rsid w:val="004D13C2"/>
    <w:rsid w:val="004D2082"/>
    <w:rsid w:val="004D4FF5"/>
    <w:rsid w:val="004E2956"/>
    <w:rsid w:val="004E4CA8"/>
    <w:rsid w:val="004E76E4"/>
    <w:rsid w:val="004F1016"/>
    <w:rsid w:val="004F47F9"/>
    <w:rsid w:val="004F4A89"/>
    <w:rsid w:val="0050075A"/>
    <w:rsid w:val="00505EE3"/>
    <w:rsid w:val="0051090A"/>
    <w:rsid w:val="00510DAD"/>
    <w:rsid w:val="005145BC"/>
    <w:rsid w:val="0052268C"/>
    <w:rsid w:val="00525D36"/>
    <w:rsid w:val="00527886"/>
    <w:rsid w:val="00531F61"/>
    <w:rsid w:val="00534328"/>
    <w:rsid w:val="00535AEE"/>
    <w:rsid w:val="005364B1"/>
    <w:rsid w:val="00537494"/>
    <w:rsid w:val="00541A72"/>
    <w:rsid w:val="00543350"/>
    <w:rsid w:val="005458A7"/>
    <w:rsid w:val="00546FBD"/>
    <w:rsid w:val="00551C8B"/>
    <w:rsid w:val="0055331D"/>
    <w:rsid w:val="00553A92"/>
    <w:rsid w:val="00555319"/>
    <w:rsid w:val="00555450"/>
    <w:rsid w:val="00556712"/>
    <w:rsid w:val="00560B2F"/>
    <w:rsid w:val="0056140E"/>
    <w:rsid w:val="00561D11"/>
    <w:rsid w:val="00562DBC"/>
    <w:rsid w:val="00562E8C"/>
    <w:rsid w:val="00563798"/>
    <w:rsid w:val="0056482A"/>
    <w:rsid w:val="00564CC7"/>
    <w:rsid w:val="0057282B"/>
    <w:rsid w:val="00572C9F"/>
    <w:rsid w:val="00583D84"/>
    <w:rsid w:val="0058635A"/>
    <w:rsid w:val="005877EC"/>
    <w:rsid w:val="005928EA"/>
    <w:rsid w:val="00593B4B"/>
    <w:rsid w:val="005A0BC3"/>
    <w:rsid w:val="005A2867"/>
    <w:rsid w:val="005A3841"/>
    <w:rsid w:val="005A3BE4"/>
    <w:rsid w:val="005A7F3C"/>
    <w:rsid w:val="005B1382"/>
    <w:rsid w:val="005B2D0D"/>
    <w:rsid w:val="005B331E"/>
    <w:rsid w:val="005B3DB5"/>
    <w:rsid w:val="005B6307"/>
    <w:rsid w:val="005C0F8B"/>
    <w:rsid w:val="005C1875"/>
    <w:rsid w:val="005D032A"/>
    <w:rsid w:val="005D1039"/>
    <w:rsid w:val="005D3B79"/>
    <w:rsid w:val="005E149A"/>
    <w:rsid w:val="005E15FE"/>
    <w:rsid w:val="005E4136"/>
    <w:rsid w:val="005E49C6"/>
    <w:rsid w:val="005E6D0F"/>
    <w:rsid w:val="005F375B"/>
    <w:rsid w:val="005F75CA"/>
    <w:rsid w:val="005F7FFA"/>
    <w:rsid w:val="00602EE0"/>
    <w:rsid w:val="00605747"/>
    <w:rsid w:val="00605C3B"/>
    <w:rsid w:val="00606397"/>
    <w:rsid w:val="006071B4"/>
    <w:rsid w:val="0060793B"/>
    <w:rsid w:val="00610A19"/>
    <w:rsid w:val="00610DC9"/>
    <w:rsid w:val="00614741"/>
    <w:rsid w:val="00615538"/>
    <w:rsid w:val="00622E7B"/>
    <w:rsid w:val="00624CD0"/>
    <w:rsid w:val="00624CFC"/>
    <w:rsid w:val="00627B95"/>
    <w:rsid w:val="00631228"/>
    <w:rsid w:val="00631822"/>
    <w:rsid w:val="00631DFC"/>
    <w:rsid w:val="00636E51"/>
    <w:rsid w:val="00642873"/>
    <w:rsid w:val="00642C34"/>
    <w:rsid w:val="006432D3"/>
    <w:rsid w:val="006440FE"/>
    <w:rsid w:val="0064748C"/>
    <w:rsid w:val="00652AC4"/>
    <w:rsid w:val="0065770A"/>
    <w:rsid w:val="006609DA"/>
    <w:rsid w:val="0066129E"/>
    <w:rsid w:val="00666AEF"/>
    <w:rsid w:val="006705E5"/>
    <w:rsid w:val="006717E0"/>
    <w:rsid w:val="006724B0"/>
    <w:rsid w:val="006730AB"/>
    <w:rsid w:val="006742E9"/>
    <w:rsid w:val="00675E27"/>
    <w:rsid w:val="00683BC8"/>
    <w:rsid w:val="00685B1D"/>
    <w:rsid w:val="00686404"/>
    <w:rsid w:val="006864F0"/>
    <w:rsid w:val="006A6539"/>
    <w:rsid w:val="006B0CBE"/>
    <w:rsid w:val="006B1BBF"/>
    <w:rsid w:val="006B42C8"/>
    <w:rsid w:val="006B5BF0"/>
    <w:rsid w:val="006B7BA0"/>
    <w:rsid w:val="006B7D05"/>
    <w:rsid w:val="006C3ADB"/>
    <w:rsid w:val="006C4245"/>
    <w:rsid w:val="006C641C"/>
    <w:rsid w:val="006D2836"/>
    <w:rsid w:val="006D765C"/>
    <w:rsid w:val="006E0F4B"/>
    <w:rsid w:val="006E32A5"/>
    <w:rsid w:val="006E394B"/>
    <w:rsid w:val="006E3B56"/>
    <w:rsid w:val="006E3DE9"/>
    <w:rsid w:val="006E4189"/>
    <w:rsid w:val="006E562F"/>
    <w:rsid w:val="006E69AD"/>
    <w:rsid w:val="006F0C89"/>
    <w:rsid w:val="006F1168"/>
    <w:rsid w:val="006F1252"/>
    <w:rsid w:val="006F2B5A"/>
    <w:rsid w:val="006F3DB0"/>
    <w:rsid w:val="006F46D1"/>
    <w:rsid w:val="006F6311"/>
    <w:rsid w:val="00703C19"/>
    <w:rsid w:val="00704529"/>
    <w:rsid w:val="0071051B"/>
    <w:rsid w:val="00713D08"/>
    <w:rsid w:val="00720784"/>
    <w:rsid w:val="00721C69"/>
    <w:rsid w:val="007220B0"/>
    <w:rsid w:val="0072662C"/>
    <w:rsid w:val="00726789"/>
    <w:rsid w:val="00726CEF"/>
    <w:rsid w:val="0073193D"/>
    <w:rsid w:val="00733338"/>
    <w:rsid w:val="007351AA"/>
    <w:rsid w:val="00736223"/>
    <w:rsid w:val="00736E5A"/>
    <w:rsid w:val="007430DB"/>
    <w:rsid w:val="00745E9E"/>
    <w:rsid w:val="007473B4"/>
    <w:rsid w:val="00747518"/>
    <w:rsid w:val="00753232"/>
    <w:rsid w:val="00756A5D"/>
    <w:rsid w:val="0076208B"/>
    <w:rsid w:val="00762FC0"/>
    <w:rsid w:val="00763A78"/>
    <w:rsid w:val="00771826"/>
    <w:rsid w:val="0077736D"/>
    <w:rsid w:val="007803A8"/>
    <w:rsid w:val="00784AD4"/>
    <w:rsid w:val="007862D7"/>
    <w:rsid w:val="0079005A"/>
    <w:rsid w:val="00797047"/>
    <w:rsid w:val="007A0582"/>
    <w:rsid w:val="007A19B6"/>
    <w:rsid w:val="007A1F57"/>
    <w:rsid w:val="007A7402"/>
    <w:rsid w:val="007B7480"/>
    <w:rsid w:val="007C251A"/>
    <w:rsid w:val="007C274A"/>
    <w:rsid w:val="007C4419"/>
    <w:rsid w:val="007C451E"/>
    <w:rsid w:val="007C466B"/>
    <w:rsid w:val="007C53CF"/>
    <w:rsid w:val="007C7741"/>
    <w:rsid w:val="007D2866"/>
    <w:rsid w:val="007D4425"/>
    <w:rsid w:val="007D6757"/>
    <w:rsid w:val="007E0E3C"/>
    <w:rsid w:val="007E373A"/>
    <w:rsid w:val="007E70DA"/>
    <w:rsid w:val="007F3C2F"/>
    <w:rsid w:val="007F472C"/>
    <w:rsid w:val="007F58D8"/>
    <w:rsid w:val="0080222B"/>
    <w:rsid w:val="008036AC"/>
    <w:rsid w:val="00807D53"/>
    <w:rsid w:val="00810056"/>
    <w:rsid w:val="008103A4"/>
    <w:rsid w:val="00811253"/>
    <w:rsid w:val="00812A3E"/>
    <w:rsid w:val="0081448D"/>
    <w:rsid w:val="00817604"/>
    <w:rsid w:val="008207A1"/>
    <w:rsid w:val="0082133C"/>
    <w:rsid w:val="00824C15"/>
    <w:rsid w:val="00824D43"/>
    <w:rsid w:val="00825593"/>
    <w:rsid w:val="008270DC"/>
    <w:rsid w:val="0083211D"/>
    <w:rsid w:val="008404C9"/>
    <w:rsid w:val="00840B4F"/>
    <w:rsid w:val="00842F3C"/>
    <w:rsid w:val="008445EF"/>
    <w:rsid w:val="00844E94"/>
    <w:rsid w:val="0085200A"/>
    <w:rsid w:val="008537E4"/>
    <w:rsid w:val="00854957"/>
    <w:rsid w:val="00854BFA"/>
    <w:rsid w:val="00855E02"/>
    <w:rsid w:val="00863031"/>
    <w:rsid w:val="00865F5E"/>
    <w:rsid w:val="00866C29"/>
    <w:rsid w:val="00866C48"/>
    <w:rsid w:val="00872D0C"/>
    <w:rsid w:val="0087309D"/>
    <w:rsid w:val="00890FAE"/>
    <w:rsid w:val="008927B6"/>
    <w:rsid w:val="00892B3F"/>
    <w:rsid w:val="008932AE"/>
    <w:rsid w:val="008A1B24"/>
    <w:rsid w:val="008A231D"/>
    <w:rsid w:val="008A3B78"/>
    <w:rsid w:val="008A3C11"/>
    <w:rsid w:val="008A695A"/>
    <w:rsid w:val="008B118E"/>
    <w:rsid w:val="008B14A1"/>
    <w:rsid w:val="008B2491"/>
    <w:rsid w:val="008B447E"/>
    <w:rsid w:val="008C07A5"/>
    <w:rsid w:val="008C0D17"/>
    <w:rsid w:val="008D11B3"/>
    <w:rsid w:val="008D336F"/>
    <w:rsid w:val="008D5501"/>
    <w:rsid w:val="008D5CF5"/>
    <w:rsid w:val="008D7392"/>
    <w:rsid w:val="008D7DC7"/>
    <w:rsid w:val="008E1C07"/>
    <w:rsid w:val="008E434D"/>
    <w:rsid w:val="008E6CDE"/>
    <w:rsid w:val="008F1005"/>
    <w:rsid w:val="008F3EB5"/>
    <w:rsid w:val="008F6BDF"/>
    <w:rsid w:val="00900239"/>
    <w:rsid w:val="009019CE"/>
    <w:rsid w:val="00903E0E"/>
    <w:rsid w:val="009068B1"/>
    <w:rsid w:val="009077F3"/>
    <w:rsid w:val="00910F77"/>
    <w:rsid w:val="00912D4B"/>
    <w:rsid w:val="00913B6E"/>
    <w:rsid w:val="00917338"/>
    <w:rsid w:val="00920124"/>
    <w:rsid w:val="009205F2"/>
    <w:rsid w:val="00923CB2"/>
    <w:rsid w:val="009250EE"/>
    <w:rsid w:val="00930E1F"/>
    <w:rsid w:val="00932988"/>
    <w:rsid w:val="0093300A"/>
    <w:rsid w:val="00937D5E"/>
    <w:rsid w:val="0094007E"/>
    <w:rsid w:val="0094088A"/>
    <w:rsid w:val="0094124F"/>
    <w:rsid w:val="009424C5"/>
    <w:rsid w:val="00943D64"/>
    <w:rsid w:val="0094651C"/>
    <w:rsid w:val="0094796F"/>
    <w:rsid w:val="00956B6C"/>
    <w:rsid w:val="009650A7"/>
    <w:rsid w:val="0097051A"/>
    <w:rsid w:val="00973EAB"/>
    <w:rsid w:val="0097605C"/>
    <w:rsid w:val="00976FA1"/>
    <w:rsid w:val="0097760B"/>
    <w:rsid w:val="0099142B"/>
    <w:rsid w:val="00991519"/>
    <w:rsid w:val="00992742"/>
    <w:rsid w:val="0099329F"/>
    <w:rsid w:val="0099364C"/>
    <w:rsid w:val="00997306"/>
    <w:rsid w:val="00997468"/>
    <w:rsid w:val="009A0353"/>
    <w:rsid w:val="009A2FA2"/>
    <w:rsid w:val="009A3BD0"/>
    <w:rsid w:val="009A61C6"/>
    <w:rsid w:val="009B23FC"/>
    <w:rsid w:val="009B3E72"/>
    <w:rsid w:val="009B72B8"/>
    <w:rsid w:val="009C2C08"/>
    <w:rsid w:val="009C72E4"/>
    <w:rsid w:val="009D05D6"/>
    <w:rsid w:val="009D3F34"/>
    <w:rsid w:val="009D3FC5"/>
    <w:rsid w:val="009D5CD2"/>
    <w:rsid w:val="009D6524"/>
    <w:rsid w:val="009D732C"/>
    <w:rsid w:val="009E0183"/>
    <w:rsid w:val="009E2D4D"/>
    <w:rsid w:val="009F086B"/>
    <w:rsid w:val="009F639C"/>
    <w:rsid w:val="009F6D1B"/>
    <w:rsid w:val="009F72FC"/>
    <w:rsid w:val="00A00F96"/>
    <w:rsid w:val="00A025DD"/>
    <w:rsid w:val="00A0310E"/>
    <w:rsid w:val="00A03F16"/>
    <w:rsid w:val="00A050C2"/>
    <w:rsid w:val="00A10949"/>
    <w:rsid w:val="00A10CA1"/>
    <w:rsid w:val="00A16C57"/>
    <w:rsid w:val="00A1706C"/>
    <w:rsid w:val="00A20756"/>
    <w:rsid w:val="00A217E5"/>
    <w:rsid w:val="00A238B0"/>
    <w:rsid w:val="00A23A83"/>
    <w:rsid w:val="00A25BBD"/>
    <w:rsid w:val="00A25C3E"/>
    <w:rsid w:val="00A26B91"/>
    <w:rsid w:val="00A30A3D"/>
    <w:rsid w:val="00A31C1F"/>
    <w:rsid w:val="00A354CE"/>
    <w:rsid w:val="00A469D2"/>
    <w:rsid w:val="00A47C99"/>
    <w:rsid w:val="00A5007E"/>
    <w:rsid w:val="00A54AB4"/>
    <w:rsid w:val="00A621A8"/>
    <w:rsid w:val="00A62ACF"/>
    <w:rsid w:val="00A6631C"/>
    <w:rsid w:val="00A7079A"/>
    <w:rsid w:val="00A7137D"/>
    <w:rsid w:val="00A74474"/>
    <w:rsid w:val="00A76AE0"/>
    <w:rsid w:val="00A76BAE"/>
    <w:rsid w:val="00A81D3F"/>
    <w:rsid w:val="00A827A4"/>
    <w:rsid w:val="00A85D2C"/>
    <w:rsid w:val="00A93088"/>
    <w:rsid w:val="00A940BE"/>
    <w:rsid w:val="00A94192"/>
    <w:rsid w:val="00A9538E"/>
    <w:rsid w:val="00A97F57"/>
    <w:rsid w:val="00AA0683"/>
    <w:rsid w:val="00AA098E"/>
    <w:rsid w:val="00AA1FF7"/>
    <w:rsid w:val="00AA23BE"/>
    <w:rsid w:val="00AA26C3"/>
    <w:rsid w:val="00AA52F8"/>
    <w:rsid w:val="00AA7910"/>
    <w:rsid w:val="00AB0DA3"/>
    <w:rsid w:val="00AB235E"/>
    <w:rsid w:val="00AB38F3"/>
    <w:rsid w:val="00AB7AEB"/>
    <w:rsid w:val="00AC0592"/>
    <w:rsid w:val="00AC07A7"/>
    <w:rsid w:val="00AC2036"/>
    <w:rsid w:val="00AC4F5F"/>
    <w:rsid w:val="00AC57DD"/>
    <w:rsid w:val="00AC7A79"/>
    <w:rsid w:val="00AC7D18"/>
    <w:rsid w:val="00AD2E47"/>
    <w:rsid w:val="00AD42FF"/>
    <w:rsid w:val="00AD4B8D"/>
    <w:rsid w:val="00AD5033"/>
    <w:rsid w:val="00AD634A"/>
    <w:rsid w:val="00AD6E92"/>
    <w:rsid w:val="00AE1833"/>
    <w:rsid w:val="00AE4860"/>
    <w:rsid w:val="00AE54F3"/>
    <w:rsid w:val="00AE7815"/>
    <w:rsid w:val="00AF1C0B"/>
    <w:rsid w:val="00AF2E6E"/>
    <w:rsid w:val="00AF46B5"/>
    <w:rsid w:val="00B019EA"/>
    <w:rsid w:val="00B113E1"/>
    <w:rsid w:val="00B11B9A"/>
    <w:rsid w:val="00B2095D"/>
    <w:rsid w:val="00B267AB"/>
    <w:rsid w:val="00B304A6"/>
    <w:rsid w:val="00B30889"/>
    <w:rsid w:val="00B312B4"/>
    <w:rsid w:val="00B3217D"/>
    <w:rsid w:val="00B33465"/>
    <w:rsid w:val="00B33E3B"/>
    <w:rsid w:val="00B36814"/>
    <w:rsid w:val="00B409FD"/>
    <w:rsid w:val="00B40FA6"/>
    <w:rsid w:val="00B41B0D"/>
    <w:rsid w:val="00B42044"/>
    <w:rsid w:val="00B45577"/>
    <w:rsid w:val="00B601AD"/>
    <w:rsid w:val="00B6242C"/>
    <w:rsid w:val="00B6519A"/>
    <w:rsid w:val="00B65CA9"/>
    <w:rsid w:val="00B70407"/>
    <w:rsid w:val="00B71BD1"/>
    <w:rsid w:val="00B73959"/>
    <w:rsid w:val="00B74389"/>
    <w:rsid w:val="00B75ECC"/>
    <w:rsid w:val="00B772A8"/>
    <w:rsid w:val="00B80064"/>
    <w:rsid w:val="00B82430"/>
    <w:rsid w:val="00B93FE3"/>
    <w:rsid w:val="00B942DB"/>
    <w:rsid w:val="00BA3575"/>
    <w:rsid w:val="00BA41E0"/>
    <w:rsid w:val="00BA641E"/>
    <w:rsid w:val="00BB07D8"/>
    <w:rsid w:val="00BB345A"/>
    <w:rsid w:val="00BB4EF7"/>
    <w:rsid w:val="00BB7B66"/>
    <w:rsid w:val="00BC0AFA"/>
    <w:rsid w:val="00BC4349"/>
    <w:rsid w:val="00BC4A9C"/>
    <w:rsid w:val="00BC70B4"/>
    <w:rsid w:val="00BC7C4C"/>
    <w:rsid w:val="00BC7E6E"/>
    <w:rsid w:val="00BD06DA"/>
    <w:rsid w:val="00BD5624"/>
    <w:rsid w:val="00BE36C3"/>
    <w:rsid w:val="00BE3DA4"/>
    <w:rsid w:val="00BE6A6D"/>
    <w:rsid w:val="00BF34A4"/>
    <w:rsid w:val="00BF544C"/>
    <w:rsid w:val="00BF604E"/>
    <w:rsid w:val="00BF673B"/>
    <w:rsid w:val="00BF68F6"/>
    <w:rsid w:val="00C03855"/>
    <w:rsid w:val="00C0630E"/>
    <w:rsid w:val="00C10F17"/>
    <w:rsid w:val="00C11789"/>
    <w:rsid w:val="00C13146"/>
    <w:rsid w:val="00C202B0"/>
    <w:rsid w:val="00C21FE6"/>
    <w:rsid w:val="00C222F2"/>
    <w:rsid w:val="00C27C0F"/>
    <w:rsid w:val="00C337E0"/>
    <w:rsid w:val="00C341D8"/>
    <w:rsid w:val="00C52231"/>
    <w:rsid w:val="00C52378"/>
    <w:rsid w:val="00C52DE7"/>
    <w:rsid w:val="00C541F6"/>
    <w:rsid w:val="00C5478A"/>
    <w:rsid w:val="00C54D92"/>
    <w:rsid w:val="00C54E68"/>
    <w:rsid w:val="00C60244"/>
    <w:rsid w:val="00C607A9"/>
    <w:rsid w:val="00C61E86"/>
    <w:rsid w:val="00C646BC"/>
    <w:rsid w:val="00C662B9"/>
    <w:rsid w:val="00C6777E"/>
    <w:rsid w:val="00C741EB"/>
    <w:rsid w:val="00C749C4"/>
    <w:rsid w:val="00C754F4"/>
    <w:rsid w:val="00C820EE"/>
    <w:rsid w:val="00C83C71"/>
    <w:rsid w:val="00C85009"/>
    <w:rsid w:val="00C87573"/>
    <w:rsid w:val="00C87B20"/>
    <w:rsid w:val="00C90669"/>
    <w:rsid w:val="00C9087D"/>
    <w:rsid w:val="00C916EA"/>
    <w:rsid w:val="00C92D9E"/>
    <w:rsid w:val="00C9579E"/>
    <w:rsid w:val="00C96C09"/>
    <w:rsid w:val="00CA007A"/>
    <w:rsid w:val="00CA432C"/>
    <w:rsid w:val="00CA443F"/>
    <w:rsid w:val="00CA7B14"/>
    <w:rsid w:val="00CB5026"/>
    <w:rsid w:val="00CB5982"/>
    <w:rsid w:val="00CB735F"/>
    <w:rsid w:val="00CC0749"/>
    <w:rsid w:val="00CC26A1"/>
    <w:rsid w:val="00CD638D"/>
    <w:rsid w:val="00CE0CB9"/>
    <w:rsid w:val="00CE22FD"/>
    <w:rsid w:val="00CE7BD3"/>
    <w:rsid w:val="00CF1162"/>
    <w:rsid w:val="00CF1F69"/>
    <w:rsid w:val="00CF5964"/>
    <w:rsid w:val="00D01985"/>
    <w:rsid w:val="00D01EAB"/>
    <w:rsid w:val="00D06781"/>
    <w:rsid w:val="00D069B7"/>
    <w:rsid w:val="00D10BDF"/>
    <w:rsid w:val="00D11A51"/>
    <w:rsid w:val="00D130E3"/>
    <w:rsid w:val="00D15194"/>
    <w:rsid w:val="00D15B0E"/>
    <w:rsid w:val="00D15B79"/>
    <w:rsid w:val="00D20549"/>
    <w:rsid w:val="00D20EA4"/>
    <w:rsid w:val="00D212FD"/>
    <w:rsid w:val="00D223A9"/>
    <w:rsid w:val="00D238BD"/>
    <w:rsid w:val="00D30F75"/>
    <w:rsid w:val="00D32F32"/>
    <w:rsid w:val="00D353BD"/>
    <w:rsid w:val="00D37C49"/>
    <w:rsid w:val="00D411A6"/>
    <w:rsid w:val="00D41388"/>
    <w:rsid w:val="00D41B30"/>
    <w:rsid w:val="00D42E57"/>
    <w:rsid w:val="00D4372A"/>
    <w:rsid w:val="00D4480A"/>
    <w:rsid w:val="00D513CA"/>
    <w:rsid w:val="00D53C59"/>
    <w:rsid w:val="00D54CC5"/>
    <w:rsid w:val="00D55E82"/>
    <w:rsid w:val="00D56D66"/>
    <w:rsid w:val="00D600B3"/>
    <w:rsid w:val="00D613E0"/>
    <w:rsid w:val="00D631C7"/>
    <w:rsid w:val="00D64E8B"/>
    <w:rsid w:val="00D6711B"/>
    <w:rsid w:val="00D76066"/>
    <w:rsid w:val="00D76D65"/>
    <w:rsid w:val="00D76E9B"/>
    <w:rsid w:val="00D776FA"/>
    <w:rsid w:val="00D84B6C"/>
    <w:rsid w:val="00D853F5"/>
    <w:rsid w:val="00D97D8E"/>
    <w:rsid w:val="00DA3341"/>
    <w:rsid w:val="00DA57C6"/>
    <w:rsid w:val="00DA67C6"/>
    <w:rsid w:val="00DB49D2"/>
    <w:rsid w:val="00DC08FC"/>
    <w:rsid w:val="00DC0FCD"/>
    <w:rsid w:val="00DD118D"/>
    <w:rsid w:val="00DE2AA0"/>
    <w:rsid w:val="00DE33AE"/>
    <w:rsid w:val="00DE7995"/>
    <w:rsid w:val="00DF06CC"/>
    <w:rsid w:val="00DF0B18"/>
    <w:rsid w:val="00E00D7C"/>
    <w:rsid w:val="00E04378"/>
    <w:rsid w:val="00E0459E"/>
    <w:rsid w:val="00E07231"/>
    <w:rsid w:val="00E072C3"/>
    <w:rsid w:val="00E13DC5"/>
    <w:rsid w:val="00E14122"/>
    <w:rsid w:val="00E2258D"/>
    <w:rsid w:val="00E23037"/>
    <w:rsid w:val="00E23719"/>
    <w:rsid w:val="00E23BB8"/>
    <w:rsid w:val="00E23D57"/>
    <w:rsid w:val="00E277DD"/>
    <w:rsid w:val="00E314AA"/>
    <w:rsid w:val="00E318E8"/>
    <w:rsid w:val="00E341FB"/>
    <w:rsid w:val="00E359C3"/>
    <w:rsid w:val="00E368FB"/>
    <w:rsid w:val="00E37244"/>
    <w:rsid w:val="00E37A6E"/>
    <w:rsid w:val="00E37F14"/>
    <w:rsid w:val="00E458BE"/>
    <w:rsid w:val="00E45C74"/>
    <w:rsid w:val="00E465DB"/>
    <w:rsid w:val="00E471D1"/>
    <w:rsid w:val="00E510AE"/>
    <w:rsid w:val="00E5164E"/>
    <w:rsid w:val="00E55750"/>
    <w:rsid w:val="00E5705A"/>
    <w:rsid w:val="00E57E5D"/>
    <w:rsid w:val="00E62856"/>
    <w:rsid w:val="00E66447"/>
    <w:rsid w:val="00E668C7"/>
    <w:rsid w:val="00E71376"/>
    <w:rsid w:val="00E71EAC"/>
    <w:rsid w:val="00E8010F"/>
    <w:rsid w:val="00E807D3"/>
    <w:rsid w:val="00E85869"/>
    <w:rsid w:val="00E95511"/>
    <w:rsid w:val="00E958CC"/>
    <w:rsid w:val="00E9636A"/>
    <w:rsid w:val="00E970EB"/>
    <w:rsid w:val="00EA178A"/>
    <w:rsid w:val="00EA6B05"/>
    <w:rsid w:val="00EB0BA9"/>
    <w:rsid w:val="00EB17D9"/>
    <w:rsid w:val="00EB34E1"/>
    <w:rsid w:val="00EC5C6E"/>
    <w:rsid w:val="00ED4D04"/>
    <w:rsid w:val="00ED5652"/>
    <w:rsid w:val="00ED72C9"/>
    <w:rsid w:val="00ED7799"/>
    <w:rsid w:val="00EE43DD"/>
    <w:rsid w:val="00EE6219"/>
    <w:rsid w:val="00EF0537"/>
    <w:rsid w:val="00EF1858"/>
    <w:rsid w:val="00EF5521"/>
    <w:rsid w:val="00EF6F85"/>
    <w:rsid w:val="00EF733E"/>
    <w:rsid w:val="00F02B01"/>
    <w:rsid w:val="00F05D3D"/>
    <w:rsid w:val="00F066C5"/>
    <w:rsid w:val="00F12631"/>
    <w:rsid w:val="00F14278"/>
    <w:rsid w:val="00F144C7"/>
    <w:rsid w:val="00F16BFE"/>
    <w:rsid w:val="00F2083C"/>
    <w:rsid w:val="00F208C2"/>
    <w:rsid w:val="00F213F2"/>
    <w:rsid w:val="00F226CA"/>
    <w:rsid w:val="00F226CF"/>
    <w:rsid w:val="00F24176"/>
    <w:rsid w:val="00F25294"/>
    <w:rsid w:val="00F27F60"/>
    <w:rsid w:val="00F32E73"/>
    <w:rsid w:val="00F33663"/>
    <w:rsid w:val="00F340B3"/>
    <w:rsid w:val="00F368B8"/>
    <w:rsid w:val="00F4110D"/>
    <w:rsid w:val="00F414EC"/>
    <w:rsid w:val="00F4498C"/>
    <w:rsid w:val="00F4527C"/>
    <w:rsid w:val="00F467CB"/>
    <w:rsid w:val="00F50C81"/>
    <w:rsid w:val="00F511C8"/>
    <w:rsid w:val="00F520C7"/>
    <w:rsid w:val="00F5644B"/>
    <w:rsid w:val="00F56A76"/>
    <w:rsid w:val="00F61C79"/>
    <w:rsid w:val="00F63C76"/>
    <w:rsid w:val="00F64C76"/>
    <w:rsid w:val="00F67245"/>
    <w:rsid w:val="00F67584"/>
    <w:rsid w:val="00F80105"/>
    <w:rsid w:val="00F813BF"/>
    <w:rsid w:val="00F82F53"/>
    <w:rsid w:val="00F86FC1"/>
    <w:rsid w:val="00F90ECD"/>
    <w:rsid w:val="00F93F81"/>
    <w:rsid w:val="00F94E5C"/>
    <w:rsid w:val="00F955E8"/>
    <w:rsid w:val="00FA41DB"/>
    <w:rsid w:val="00FA79D2"/>
    <w:rsid w:val="00FB43AC"/>
    <w:rsid w:val="00FB492A"/>
    <w:rsid w:val="00FB5686"/>
    <w:rsid w:val="00FB5C24"/>
    <w:rsid w:val="00FB6F19"/>
    <w:rsid w:val="00FC2C87"/>
    <w:rsid w:val="00FC3971"/>
    <w:rsid w:val="00FC5603"/>
    <w:rsid w:val="00FC6F0F"/>
    <w:rsid w:val="00FD02C2"/>
    <w:rsid w:val="00FD5592"/>
    <w:rsid w:val="00FD6B62"/>
    <w:rsid w:val="00FE05F4"/>
    <w:rsid w:val="00FE12C5"/>
    <w:rsid w:val="00FE1711"/>
    <w:rsid w:val="00FE2D39"/>
    <w:rsid w:val="00FE566F"/>
    <w:rsid w:val="00FE5866"/>
    <w:rsid w:val="00FE6A90"/>
    <w:rsid w:val="00FF1839"/>
    <w:rsid w:val="00FF2AEF"/>
    <w:rsid w:val="00FF3426"/>
    <w:rsid w:val="00FF44ED"/>
    <w:rsid w:val="00FF4C06"/>
    <w:rsid w:val="00FF545D"/>
    <w:rsid w:val="00FF77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7EDBC118"/>
  <w15:docId w15:val="{EEA51AAB-8DB7-4093-A35C-ACC6E0808B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2C34"/>
    <w:pPr>
      <w:spacing w:after="0" w:line="480" w:lineRule="auto"/>
      <w:ind w:firstLine="720"/>
    </w:pPr>
    <w:rPr>
      <w:rFonts w:ascii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42C34"/>
    <w:pPr>
      <w:jc w:val="center"/>
      <w:outlineLvl w:val="0"/>
    </w:pPr>
    <w:rPr>
      <w:b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6208B"/>
    <w:pPr>
      <w:spacing w:after="120"/>
      <w:ind w:firstLine="0"/>
      <w:outlineLvl w:val="1"/>
    </w:pPr>
    <w:rPr>
      <w:b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42C34"/>
    <w:pPr>
      <w:outlineLvl w:val="2"/>
    </w:pPr>
    <w:rPr>
      <w:b/>
      <w:i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42C34"/>
    <w:pPr>
      <w:outlineLvl w:val="3"/>
    </w:pPr>
    <w:rPr>
      <w:b/>
      <w:i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42C34"/>
    <w:pPr>
      <w:outlineLvl w:val="4"/>
    </w:pPr>
    <w:rPr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202B0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02B0"/>
  </w:style>
  <w:style w:type="paragraph" w:styleId="Footer">
    <w:name w:val="footer"/>
    <w:basedOn w:val="Normal"/>
    <w:link w:val="FooterChar"/>
    <w:uiPriority w:val="99"/>
    <w:unhideWhenUsed/>
    <w:rsid w:val="00C202B0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02B0"/>
  </w:style>
  <w:style w:type="paragraph" w:styleId="BalloonText">
    <w:name w:val="Balloon Text"/>
    <w:basedOn w:val="Normal"/>
    <w:link w:val="BalloonTextChar"/>
    <w:uiPriority w:val="99"/>
    <w:semiHidden/>
    <w:unhideWhenUsed/>
    <w:rsid w:val="00C202B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02B0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D6230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642C34"/>
    <w:rPr>
      <w:rFonts w:ascii="Times New Roman" w:hAnsi="Times New Roman" w:cs="Times New Roman"/>
      <w:b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76208B"/>
    <w:rPr>
      <w:rFonts w:ascii="Times New Roman" w:hAnsi="Times New Roman" w:cs="Times New Roman"/>
      <w:b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642C34"/>
    <w:rPr>
      <w:rFonts w:ascii="Times New Roman" w:hAnsi="Times New Roman" w:cs="Times New Roman"/>
      <w:b/>
      <w:iCs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42C34"/>
    <w:rPr>
      <w:rFonts w:ascii="Times New Roman" w:hAnsi="Times New Roman" w:cs="Times New Roman"/>
      <w:b/>
      <w:i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642C34"/>
    <w:rPr>
      <w:rFonts w:ascii="Times New Roman" w:hAnsi="Times New Roman" w:cs="Times New Roman"/>
      <w:i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725D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</w:pPr>
    <w:rPr>
      <w:rFonts w:ascii="Courier New" w:eastAsia="Times New Roman" w:hAnsi="Courier New" w:cs="Courier New"/>
      <w:sz w:val="20"/>
      <w:szCs w:val="20"/>
      <w:lang w:eastAsia="ja-JP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725DC"/>
    <w:rPr>
      <w:rFonts w:ascii="Courier New" w:eastAsia="Times New Roman" w:hAnsi="Courier New" w:cs="Courier New"/>
      <w:sz w:val="20"/>
      <w:szCs w:val="20"/>
      <w:lang w:eastAsia="ja-JP"/>
    </w:rPr>
  </w:style>
  <w:style w:type="table" w:styleId="TableGrid">
    <w:name w:val="Table Grid"/>
    <w:basedOn w:val="TableNormal"/>
    <w:uiPriority w:val="59"/>
    <w:rsid w:val="00F142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052396"/>
    <w:pPr>
      <w:spacing w:before="100" w:beforeAutospacing="1" w:after="100" w:afterAutospacing="1" w:line="240" w:lineRule="auto"/>
      <w:ind w:firstLine="0"/>
    </w:pPr>
    <w:rPr>
      <w:rFonts w:eastAsia="Times New Roman"/>
      <w:lang w:eastAsia="ja-JP"/>
    </w:rPr>
  </w:style>
  <w:style w:type="paragraph" w:styleId="ListParagraph">
    <w:name w:val="List Paragraph"/>
    <w:basedOn w:val="Normal"/>
    <w:uiPriority w:val="34"/>
    <w:qFormat/>
    <w:rsid w:val="00F467C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23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03279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84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9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8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0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7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41453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21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84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64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1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08184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4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78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48617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2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66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2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1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08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65030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06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2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72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05411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00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10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85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46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03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52843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5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28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35559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12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05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76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8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docs.microsoft.com/en-us/previous-versions/msp-n-p/ee658117(v=pandp.10)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docs.microsoft.com/en-us/previous-versions/msp-n-p/ee658124(v=pandp.10)" TargetMode="External"/><Relationship Id="rId25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hyperlink" Target="https://www.amazon.com/" TargetMode="External"/><Relationship Id="rId20" Type="http://schemas.openxmlformats.org/officeDocument/2006/relationships/hyperlink" Target="https://www.bing.com/images/search?view=detailV2&amp;ccid=atGAoGCM&amp;id=AA202B737C001BCD7F45BA044B2FD9463547BDC1&amp;thid=OIP.atGAoGCMsiCtEhD7-rGrEgHaGw&amp;mediaurl=https%3a%2f%2fi.stack.imgur.com%2fm1YfS.png&amp;cdnurl=https%3a%2f%2fth.bing.com%2fth%2fid%2fR6ad180a0608cb220ad1210fbfab1ab12%3frik%3dwb1HNUbZL0sEug%26pid%3dImgRaw&amp;exph=822&amp;expw=900&amp;q=uml+package+diagram&amp;simid=608051877528408427&amp;ck=68BF533A4C66B229BDADB757E8174CF4&amp;selectedIndex=0&amp;FORM=IRPRST&amp;idpp=overlayview&amp;ajaxhist=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hyperlink" Target="https://docs.microsoft.com/en-us/previous-versions/msp-n-p/ee658084(v=pandp.10)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5F6F7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C05B58-07DA-43A7-85BF-B3C0E9DF18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527</TotalTime>
  <Pages>11</Pages>
  <Words>878</Words>
  <Characters>5009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Career Education Corporation</Company>
  <LinksUpToDate>false</LinksUpToDate>
  <CharactersWithSpaces>5876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Olga Koz</dc:creator>
  <cp:lastModifiedBy>david finger</cp:lastModifiedBy>
  <cp:revision>115</cp:revision>
  <cp:lastPrinted>2012-03-30T16:25:00Z</cp:lastPrinted>
  <dcterms:created xsi:type="dcterms:W3CDTF">2021-04-16T15:13:00Z</dcterms:created>
  <dcterms:modified xsi:type="dcterms:W3CDTF">2021-04-19T19:37:00Z</dcterms:modified>
</cp:coreProperties>
</file>